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DD6E2" w14:textId="77777777" w:rsidR="005D05CE" w:rsidDel="003358B3" w:rsidRDefault="003358B3">
      <w:pPr>
        <w:pStyle w:val="Ttulo"/>
        <w:rPr>
          <w:del w:id="2" w:author="Carolina Vera" w:date="2018-02-14T11:50:00Z"/>
          <w:lang w:val="es-ES"/>
        </w:rPr>
      </w:pPr>
      <w:commentRangeStart w:id="3"/>
      <w:ins w:id="4" w:author="Carolina Vera" w:date="2018-02-14T11:50:00Z">
        <w:r w:rsidRPr="003358B3">
          <w:rPr>
            <w:lang w:val="es-ES"/>
            <w:rPrChange w:id="5" w:author="Carolina Vera" w:date="2018-02-14T11:50:00Z">
              <w:rPr/>
            </w:rPrChange>
          </w:rPr>
          <w:t>Estudio de los mecanismos físicos asociados con la variabilidad de la circulación atmosférica del Hemisferio Sur</w:t>
        </w:r>
      </w:ins>
      <w:del w:id="6" w:author="Carolina Vera" w:date="2018-02-14T11:50:00Z">
        <w:r w:rsidR="00B810C9" w:rsidRPr="003358B3" w:rsidDel="003358B3">
          <w:rPr>
            <w:lang w:val="es-ES"/>
            <w:rPrChange w:id="7" w:author="Carolina Vera" w:date="2018-02-14T11:50:00Z">
              <w:rPr/>
            </w:rPrChange>
          </w:rPr>
          <w:delText>Tesis</w:delText>
        </w:r>
      </w:del>
      <w:commentRangeEnd w:id="3"/>
      <w:r>
        <w:rPr>
          <w:rStyle w:val="Refdecomentario"/>
          <w:rFonts w:asciiTheme="minorHAnsi" w:eastAsiaTheme="minorHAnsi" w:hAnsiTheme="minorHAnsi" w:cstheme="minorBidi"/>
          <w:b w:val="0"/>
          <w:bCs w:val="0"/>
          <w:color w:val="auto"/>
        </w:rPr>
        <w:commentReference w:id="3"/>
      </w:r>
    </w:p>
    <w:p w14:paraId="5E59744A" w14:textId="77777777" w:rsidR="003358B3" w:rsidRDefault="003358B3" w:rsidP="003358B3">
      <w:pPr>
        <w:pStyle w:val="Textoindependiente"/>
        <w:jc w:val="center"/>
        <w:rPr>
          <w:ins w:id="8" w:author="Carolina Vera" w:date="2018-02-14T11:51:00Z"/>
          <w:lang w:val="es-ES"/>
        </w:rPr>
      </w:pPr>
      <w:ins w:id="9" w:author="Carolina Vera" w:date="2018-02-14T11:51:00Z">
        <w:r>
          <w:rPr>
            <w:lang w:val="es-ES"/>
          </w:rPr>
          <w:t>O</w:t>
        </w:r>
      </w:ins>
    </w:p>
    <w:p w14:paraId="28CF3312" w14:textId="77777777" w:rsidR="003358B3" w:rsidRPr="003358B3" w:rsidRDefault="003358B3" w:rsidP="003358B3">
      <w:pPr>
        <w:pStyle w:val="Textoindependiente"/>
        <w:jc w:val="center"/>
        <w:rPr>
          <w:ins w:id="10" w:author="Carolina Vera" w:date="2018-02-14T11:51:00Z"/>
          <w:lang w:val="es-ES"/>
          <w:rPrChange w:id="11" w:author="Carolina Vera" w:date="2018-02-14T11:51:00Z">
            <w:rPr>
              <w:ins w:id="12" w:author="Carolina Vera" w:date="2018-02-14T11:51:00Z"/>
            </w:rPr>
          </w:rPrChange>
        </w:rPr>
        <w:pPrChange w:id="13" w:author="Carolina Vera" w:date="2018-02-14T11:51:00Z">
          <w:pPr>
            <w:pStyle w:val="Ttulo"/>
          </w:pPr>
        </w:pPrChange>
      </w:pPr>
      <w:ins w:id="14" w:author="Carolina Vera" w:date="2018-02-14T11:52:00Z">
        <w:r>
          <w:rPr>
            <w:lang w:val="es-ES"/>
          </w:rPr>
          <w:t>Estudio de los mecanismos físicos asociados con el patrón de onda 3 de la circulación atmosférica del Hemisferio Sur</w:t>
        </w:r>
      </w:ins>
    </w:p>
    <w:p w14:paraId="2FE6FA81" w14:textId="77777777" w:rsidR="005D05CE" w:rsidRPr="003358B3" w:rsidRDefault="00B810C9">
      <w:pPr>
        <w:pStyle w:val="Subttulo"/>
        <w:rPr>
          <w:lang w:val="es-ES"/>
          <w:rPrChange w:id="15" w:author="Carolina Vera" w:date="2018-02-14T11:50:00Z">
            <w:rPr/>
          </w:rPrChange>
        </w:rPr>
      </w:pPr>
      <w:r w:rsidRPr="003358B3">
        <w:rPr>
          <w:lang w:val="es-ES"/>
          <w:rPrChange w:id="16" w:author="Carolina Vera" w:date="2018-02-14T11:50:00Z">
            <w:rPr/>
          </w:rPrChange>
        </w:rPr>
        <w:t>Una tesis</w:t>
      </w:r>
    </w:p>
    <w:p w14:paraId="4B24ECD9" w14:textId="77777777" w:rsidR="005D05CE" w:rsidRPr="003358B3" w:rsidRDefault="00B810C9">
      <w:pPr>
        <w:pStyle w:val="Author"/>
        <w:rPr>
          <w:lang w:val="es-ES"/>
          <w:rPrChange w:id="17" w:author="Carolina Vera" w:date="2018-02-14T11:50:00Z">
            <w:rPr/>
          </w:rPrChange>
        </w:rPr>
      </w:pPr>
      <w:r w:rsidRPr="003358B3">
        <w:rPr>
          <w:lang w:val="es-ES"/>
          <w:rPrChange w:id="18" w:author="Carolina Vera" w:date="2018-02-14T11:50:00Z">
            <w:rPr/>
          </w:rPrChange>
        </w:rPr>
        <w:t>Elio Campitelli</w:t>
      </w:r>
    </w:p>
    <w:sdt>
      <w:sdtPr>
        <w:rPr>
          <w:rFonts w:asciiTheme="minorHAnsi" w:eastAsiaTheme="minorHAnsi" w:hAnsiTheme="minorHAnsi" w:cstheme="minorBidi"/>
          <w:color w:val="auto"/>
          <w:sz w:val="24"/>
          <w:szCs w:val="24"/>
        </w:rPr>
        <w:id w:val="-856806649"/>
        <w:docPartObj>
          <w:docPartGallery w:val="Table of Contents"/>
          <w:docPartUnique/>
        </w:docPartObj>
      </w:sdtPr>
      <w:sdtContent>
        <w:commentRangeStart w:id="19" w:displacedByCustomXml="prev"/>
        <w:p w14:paraId="629F0D55" w14:textId="77777777" w:rsidR="005D05CE" w:rsidRPr="003358B3" w:rsidRDefault="00B810C9">
          <w:pPr>
            <w:pStyle w:val="TtuloTDC"/>
            <w:rPr>
              <w:lang w:val="es-ES"/>
              <w:rPrChange w:id="20" w:author="Carolina Vera" w:date="2018-02-14T11:50:00Z">
                <w:rPr/>
              </w:rPrChange>
            </w:rPr>
          </w:pPr>
          <w:r w:rsidRPr="003358B3">
            <w:rPr>
              <w:lang w:val="es-ES"/>
              <w:rPrChange w:id="21" w:author="Carolina Vera" w:date="2018-02-14T11:50:00Z">
                <w:rPr/>
              </w:rPrChange>
            </w:rPr>
            <w:t>Table of Contents</w:t>
          </w:r>
          <w:commentRangeEnd w:id="19"/>
          <w:r w:rsidR="003358B3">
            <w:rPr>
              <w:rStyle w:val="Refdecomentario"/>
              <w:rFonts w:asciiTheme="minorHAnsi" w:eastAsiaTheme="minorHAnsi" w:hAnsiTheme="minorHAnsi" w:cstheme="minorBidi"/>
              <w:color w:val="auto"/>
            </w:rPr>
            <w:commentReference w:id="19"/>
          </w:r>
        </w:p>
        <w:p w14:paraId="0ACF612E" w14:textId="77777777" w:rsidR="003358B3" w:rsidRDefault="003358B3" w:rsidP="003358B3">
          <w:pPr>
            <w:pStyle w:val="TDC1"/>
            <w:rPr>
              <w:noProof/>
            </w:rPr>
            <w:pPrChange w:id="22" w:author="Carolina Vera" w:date="2018-02-14T11:55:00Z">
              <w:pPr>
                <w:pStyle w:val="TDC1"/>
                <w:tabs>
                  <w:tab w:val="right" w:leader="dot" w:pos="8828"/>
                </w:tabs>
              </w:pPr>
            </w:pPrChange>
          </w:pPr>
          <w:ins w:id="23" w:author="Carolina Vera" w:date="2018-02-14T11:55:00Z">
            <w:r>
              <w:t xml:space="preserve">1. </w:t>
            </w:r>
          </w:ins>
          <w:commentRangeStart w:id="24"/>
          <w:r w:rsidR="00B810C9">
            <w:fldChar w:fldCharType="begin"/>
          </w:r>
          <w:r w:rsidR="00B810C9">
            <w:instrText>TOC \o "1-4" \h \z \u</w:instrText>
          </w:r>
          <w:r>
            <w:fldChar w:fldCharType="separate"/>
          </w:r>
          <w:r w:rsidRPr="0089457A">
            <w:rPr>
              <w:rStyle w:val="Hipervnculo"/>
              <w:noProof/>
            </w:rPr>
            <w:fldChar w:fldCharType="begin"/>
          </w:r>
          <w:r w:rsidRPr="0089457A">
            <w:rPr>
              <w:rStyle w:val="Hipervnculo"/>
              <w:noProof/>
            </w:rPr>
            <w:instrText xml:space="preserve"> </w:instrText>
          </w:r>
          <w:r>
            <w:rPr>
              <w:noProof/>
            </w:rPr>
            <w:instrText>HYPERLINK \l "_Toc506372309"</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Introducción</w:t>
          </w:r>
          <w:r>
            <w:rPr>
              <w:noProof/>
              <w:webHidden/>
            </w:rPr>
            <w:tab/>
          </w:r>
          <w:r>
            <w:rPr>
              <w:noProof/>
              <w:webHidden/>
            </w:rPr>
            <w:fldChar w:fldCharType="begin"/>
          </w:r>
          <w:r>
            <w:rPr>
              <w:noProof/>
              <w:webHidden/>
            </w:rPr>
            <w:instrText xml:space="preserve"> PAGEREF _Toc506372309 \h </w:instrText>
          </w:r>
          <w:r>
            <w:rPr>
              <w:noProof/>
              <w:webHidden/>
            </w:rPr>
          </w:r>
          <w:r>
            <w:rPr>
              <w:noProof/>
              <w:webHidden/>
            </w:rPr>
            <w:fldChar w:fldCharType="separate"/>
          </w:r>
          <w:r>
            <w:rPr>
              <w:noProof/>
              <w:webHidden/>
            </w:rPr>
            <w:t>2</w:t>
          </w:r>
          <w:r>
            <w:rPr>
              <w:noProof/>
              <w:webHidden/>
            </w:rPr>
            <w:fldChar w:fldCharType="end"/>
          </w:r>
          <w:r w:rsidRPr="0089457A">
            <w:rPr>
              <w:rStyle w:val="Hipervnculo"/>
              <w:noProof/>
            </w:rPr>
            <w:fldChar w:fldCharType="end"/>
          </w:r>
        </w:p>
        <w:p w14:paraId="50CFD962" w14:textId="77777777" w:rsidR="003358B3" w:rsidRDefault="003358B3" w:rsidP="003358B3">
          <w:pPr>
            <w:pStyle w:val="TDC1"/>
            <w:rPr>
              <w:noProof/>
            </w:rPr>
            <w:pPrChange w:id="25" w:author="Carolina Vera" w:date="2018-02-14T11:55:00Z">
              <w:pPr>
                <w:pStyle w:val="TDC1"/>
                <w:tabs>
                  <w:tab w:val="right" w:leader="dot" w:pos="8828"/>
                </w:tabs>
              </w:pPr>
            </w:pPrChange>
          </w:pPr>
          <w:ins w:id="26" w:author="Carolina Vera" w:date="2018-02-14T11:55:00Z">
            <w:r>
              <w:rPr>
                <w:rStyle w:val="Hipervnculo"/>
                <w:noProof/>
              </w:rPr>
              <w:t xml:space="preserve">2. </w:t>
            </w:r>
          </w:ins>
          <w:del w:id="27" w:author="Carolina Vera" w:date="2018-02-14T11:53:00Z">
            <w:r w:rsidRPr="0089457A" w:rsidDel="003358B3">
              <w:rPr>
                <w:rStyle w:val="Hipervnculo"/>
                <w:noProof/>
              </w:rPr>
              <w:fldChar w:fldCharType="begin"/>
            </w:r>
            <w:r w:rsidRPr="0089457A" w:rsidDel="003358B3">
              <w:rPr>
                <w:rStyle w:val="Hipervnculo"/>
                <w:noProof/>
              </w:rPr>
              <w:delInstrText xml:space="preserve"> </w:delInstrText>
            </w:r>
            <w:r w:rsidDel="003358B3">
              <w:rPr>
                <w:noProof/>
              </w:rPr>
              <w:delInstrText>HYPERLINK \l "_Toc506372310"</w:delInstrText>
            </w:r>
            <w:r w:rsidRPr="0089457A" w:rsidDel="003358B3">
              <w:rPr>
                <w:rStyle w:val="Hipervnculo"/>
                <w:noProof/>
              </w:rPr>
              <w:delInstrText xml:space="preserve"> </w:delInstrText>
            </w:r>
            <w:r w:rsidRPr="0089457A" w:rsidDel="003358B3">
              <w:rPr>
                <w:rStyle w:val="Hipervnculo"/>
                <w:noProof/>
              </w:rPr>
            </w:r>
            <w:r w:rsidRPr="0089457A" w:rsidDel="003358B3">
              <w:rPr>
                <w:rStyle w:val="Hipervnculo"/>
                <w:noProof/>
              </w:rPr>
              <w:fldChar w:fldCharType="separate"/>
            </w:r>
            <w:r w:rsidRPr="0089457A" w:rsidDel="003358B3">
              <w:rPr>
                <w:rStyle w:val="Hipervnculo"/>
                <w:noProof/>
              </w:rPr>
              <w:delText>Métodos y Materiales</w:delText>
            </w:r>
            <w:r w:rsidDel="003358B3">
              <w:rPr>
                <w:noProof/>
                <w:webHidden/>
              </w:rPr>
              <w:tab/>
            </w:r>
            <w:r w:rsidDel="003358B3">
              <w:rPr>
                <w:noProof/>
                <w:webHidden/>
              </w:rPr>
              <w:fldChar w:fldCharType="begin"/>
            </w:r>
            <w:r w:rsidDel="003358B3">
              <w:rPr>
                <w:noProof/>
                <w:webHidden/>
              </w:rPr>
              <w:delInstrText xml:space="preserve"> PAGEREF _Toc506372310 \h </w:delInstrText>
            </w:r>
            <w:r w:rsidDel="003358B3">
              <w:rPr>
                <w:noProof/>
                <w:webHidden/>
              </w:rPr>
            </w:r>
            <w:r w:rsidDel="003358B3">
              <w:rPr>
                <w:noProof/>
                <w:webHidden/>
              </w:rPr>
              <w:fldChar w:fldCharType="separate"/>
            </w:r>
            <w:r w:rsidDel="003358B3">
              <w:rPr>
                <w:noProof/>
                <w:webHidden/>
              </w:rPr>
              <w:delText>3</w:delText>
            </w:r>
            <w:r w:rsidDel="003358B3">
              <w:rPr>
                <w:noProof/>
                <w:webHidden/>
              </w:rPr>
              <w:fldChar w:fldCharType="end"/>
            </w:r>
            <w:r w:rsidRPr="0089457A" w:rsidDel="003358B3">
              <w:rPr>
                <w:rStyle w:val="Hipervnculo"/>
                <w:noProof/>
              </w:rPr>
              <w:fldChar w:fldCharType="end"/>
            </w:r>
          </w:del>
          <w:ins w:id="28" w:author="Carolina Vera" w:date="2018-02-14T11:53:00Z">
            <w:r w:rsidRPr="0089457A">
              <w:rPr>
                <w:rStyle w:val="Hipervnculo"/>
                <w:noProof/>
              </w:rPr>
              <w:fldChar w:fldCharType="begin"/>
            </w:r>
            <w:r w:rsidRPr="0089457A">
              <w:rPr>
                <w:rStyle w:val="Hipervnculo"/>
                <w:noProof/>
              </w:rPr>
              <w:instrText xml:space="preserve"> </w:instrText>
            </w:r>
            <w:r>
              <w:rPr>
                <w:noProof/>
              </w:rPr>
              <w:instrText>HYPERLINK \l "_Toc506372310"</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Pr>
                <w:rStyle w:val="Hipervnculo"/>
                <w:noProof/>
              </w:rPr>
              <w:t xml:space="preserve">Datos y Metodologías </w:t>
            </w:r>
            <w:r>
              <w:rPr>
                <w:noProof/>
                <w:webHidden/>
              </w:rPr>
              <w:tab/>
            </w:r>
            <w:r>
              <w:rPr>
                <w:noProof/>
                <w:webHidden/>
              </w:rPr>
              <w:fldChar w:fldCharType="begin"/>
            </w:r>
            <w:r>
              <w:rPr>
                <w:noProof/>
                <w:webHidden/>
              </w:rPr>
              <w:instrText xml:space="preserve"> PAGEREF _Toc506372310 \h </w:instrText>
            </w:r>
            <w:r>
              <w:rPr>
                <w:noProof/>
                <w:webHidden/>
              </w:rPr>
            </w:r>
            <w:r>
              <w:rPr>
                <w:noProof/>
                <w:webHidden/>
              </w:rPr>
              <w:fldChar w:fldCharType="separate"/>
            </w:r>
            <w:r>
              <w:rPr>
                <w:noProof/>
                <w:webHidden/>
              </w:rPr>
              <w:t>3</w:t>
            </w:r>
            <w:r>
              <w:rPr>
                <w:noProof/>
                <w:webHidden/>
              </w:rPr>
              <w:fldChar w:fldCharType="end"/>
            </w:r>
            <w:r w:rsidRPr="0089457A">
              <w:rPr>
                <w:rStyle w:val="Hipervnculo"/>
                <w:noProof/>
              </w:rPr>
              <w:fldChar w:fldCharType="end"/>
            </w:r>
          </w:ins>
        </w:p>
        <w:p w14:paraId="50D35CDE" w14:textId="77777777" w:rsidR="003358B3" w:rsidRDefault="003358B3" w:rsidP="003358B3">
          <w:pPr>
            <w:pStyle w:val="TDC2"/>
            <w:rPr>
              <w:noProof/>
            </w:rPr>
            <w:pPrChange w:id="29" w:author="Carolina Vera" w:date="2018-02-14T11:55:00Z">
              <w:pPr>
                <w:pStyle w:val="TDC2"/>
                <w:tabs>
                  <w:tab w:val="right" w:leader="dot" w:pos="8828"/>
                </w:tabs>
              </w:pPr>
            </w:pPrChange>
          </w:pPr>
          <w:ins w:id="30" w:author="Carolina Vera" w:date="2018-02-14T11:55:00Z">
            <w:r>
              <w:rPr>
                <w:rStyle w:val="Hipervnculo"/>
                <w:noProof/>
              </w:rPr>
              <w:t xml:space="preserve">2.1 </w:t>
            </w:r>
          </w:ins>
          <w:r w:rsidRPr="0089457A">
            <w:rPr>
              <w:rStyle w:val="Hipervnculo"/>
              <w:noProof/>
            </w:rPr>
            <w:fldChar w:fldCharType="begin"/>
          </w:r>
          <w:r w:rsidRPr="0089457A">
            <w:rPr>
              <w:rStyle w:val="Hipervnculo"/>
              <w:noProof/>
            </w:rPr>
            <w:instrText xml:space="preserve"> </w:instrText>
          </w:r>
          <w:r>
            <w:rPr>
              <w:noProof/>
            </w:rPr>
            <w:instrText>HYPERLINK \l "_Toc506372311"</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Conceptos básicos</w:t>
          </w:r>
          <w:r>
            <w:rPr>
              <w:noProof/>
              <w:webHidden/>
            </w:rPr>
            <w:tab/>
          </w:r>
          <w:r>
            <w:rPr>
              <w:noProof/>
              <w:webHidden/>
            </w:rPr>
            <w:fldChar w:fldCharType="begin"/>
          </w:r>
          <w:r>
            <w:rPr>
              <w:noProof/>
              <w:webHidden/>
            </w:rPr>
            <w:instrText xml:space="preserve"> PAGEREF _Toc506372311 \h </w:instrText>
          </w:r>
          <w:r>
            <w:rPr>
              <w:noProof/>
              <w:webHidden/>
            </w:rPr>
          </w:r>
          <w:r>
            <w:rPr>
              <w:noProof/>
              <w:webHidden/>
            </w:rPr>
            <w:fldChar w:fldCharType="separate"/>
          </w:r>
          <w:r>
            <w:rPr>
              <w:noProof/>
              <w:webHidden/>
            </w:rPr>
            <w:t>3</w:t>
          </w:r>
          <w:r>
            <w:rPr>
              <w:noProof/>
              <w:webHidden/>
            </w:rPr>
            <w:fldChar w:fldCharType="end"/>
          </w:r>
          <w:r w:rsidRPr="0089457A">
            <w:rPr>
              <w:rStyle w:val="Hipervnculo"/>
              <w:noProof/>
            </w:rPr>
            <w:fldChar w:fldCharType="end"/>
          </w:r>
        </w:p>
        <w:p w14:paraId="579E8970" w14:textId="77777777" w:rsidR="003358B3" w:rsidRDefault="003358B3" w:rsidP="003358B3">
          <w:pPr>
            <w:pStyle w:val="TDC2"/>
            <w:rPr>
              <w:noProof/>
            </w:rPr>
            <w:pPrChange w:id="31"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"_Toc506372312"</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Fuentes de datos</w:t>
          </w:r>
          <w:r>
            <w:rPr>
              <w:noProof/>
              <w:webHidden/>
            </w:rPr>
            <w:tab/>
          </w:r>
          <w:r>
            <w:rPr>
              <w:noProof/>
              <w:webHidden/>
            </w:rPr>
            <w:fldChar w:fldCharType="begin"/>
          </w:r>
          <w:r>
            <w:rPr>
              <w:noProof/>
              <w:webHidden/>
            </w:rPr>
            <w:instrText xml:space="preserve"> PAGEREF _Toc506372312 \h </w:instrText>
          </w:r>
          <w:r>
            <w:rPr>
              <w:noProof/>
              <w:webHidden/>
            </w:rPr>
          </w:r>
          <w:r>
            <w:rPr>
              <w:noProof/>
              <w:webHidden/>
            </w:rPr>
            <w:fldChar w:fldCharType="separate"/>
          </w:r>
          <w:r>
            <w:rPr>
              <w:noProof/>
              <w:webHidden/>
            </w:rPr>
            <w:t>4</w:t>
          </w:r>
          <w:r>
            <w:rPr>
              <w:noProof/>
              <w:webHidden/>
            </w:rPr>
            <w:fldChar w:fldCharType="end"/>
          </w:r>
          <w:r w:rsidRPr="0089457A">
            <w:rPr>
              <w:rStyle w:val="Hipervnculo"/>
              <w:noProof/>
            </w:rPr>
            <w:fldChar w:fldCharType="end"/>
          </w:r>
        </w:p>
        <w:p w14:paraId="780B70E4" w14:textId="77777777" w:rsidR="003358B3" w:rsidRDefault="003358B3" w:rsidP="003358B3">
          <w:pPr>
            <w:pStyle w:val="TDC2"/>
            <w:rPr>
              <w:noProof/>
            </w:rPr>
            <w:pPrChange w:id="32" w:author="Carolina Vera" w:date="2018-02-14T11:55:00Z">
              <w:pPr>
                <w:pStyle w:val="TDC2"/>
                <w:tabs>
                  <w:tab w:val="right" w:leader="dot" w:pos="8828"/>
                </w:tabs>
              </w:pPr>
            </w:pPrChange>
          </w:pPr>
          <w:del w:id="33" w:author="Carolina Vera" w:date="2018-02-14T11:55:00Z">
            <w:r w:rsidRPr="0089457A" w:rsidDel="003358B3">
              <w:rPr>
                <w:rStyle w:val="Hipervnculo"/>
                <w:noProof/>
              </w:rPr>
              <w:fldChar w:fldCharType="begin"/>
            </w:r>
            <w:r w:rsidRPr="0089457A" w:rsidDel="003358B3">
              <w:rPr>
                <w:rStyle w:val="Hipervnculo"/>
                <w:noProof/>
              </w:rPr>
              <w:delInstrText xml:space="preserve"> </w:delInstrText>
            </w:r>
            <w:r w:rsidDel="003358B3">
              <w:rPr>
                <w:noProof/>
              </w:rPr>
              <w:delInstrText>HYPERLINK \l "_Toc506372313"</w:delInstrText>
            </w:r>
            <w:r w:rsidRPr="0089457A" w:rsidDel="003358B3">
              <w:rPr>
                <w:rStyle w:val="Hipervnculo"/>
                <w:noProof/>
              </w:rPr>
              <w:delInstrText xml:space="preserve"> </w:delInstrText>
            </w:r>
            <w:r w:rsidRPr="0089457A" w:rsidDel="003358B3">
              <w:rPr>
                <w:rStyle w:val="Hipervnculo"/>
                <w:noProof/>
              </w:rPr>
            </w:r>
            <w:r w:rsidRPr="0089457A" w:rsidDel="003358B3">
              <w:rPr>
                <w:rStyle w:val="Hipervnculo"/>
                <w:noProof/>
              </w:rPr>
              <w:fldChar w:fldCharType="separate"/>
            </w:r>
            <w:r w:rsidRPr="0089457A" w:rsidDel="003358B3">
              <w:rPr>
                <w:rStyle w:val="Hipervnculo"/>
                <w:noProof/>
              </w:rPr>
              <w:delText>Descripción de SPEEDY</w:delText>
            </w:r>
            <w:r w:rsidDel="003358B3">
              <w:rPr>
                <w:noProof/>
                <w:webHidden/>
              </w:rPr>
              <w:tab/>
            </w:r>
            <w:r w:rsidDel="003358B3">
              <w:rPr>
                <w:noProof/>
                <w:webHidden/>
              </w:rPr>
              <w:fldChar w:fldCharType="begin"/>
            </w:r>
            <w:r w:rsidDel="003358B3">
              <w:rPr>
                <w:noProof/>
                <w:webHidden/>
              </w:rPr>
              <w:delInstrText xml:space="preserve"> PAGEREF _Toc506372313 \h </w:delInstrText>
            </w:r>
            <w:r w:rsidDel="003358B3">
              <w:rPr>
                <w:noProof/>
                <w:webHidden/>
              </w:rPr>
            </w:r>
            <w:r w:rsidDel="003358B3">
              <w:rPr>
                <w:noProof/>
                <w:webHidden/>
              </w:rPr>
              <w:fldChar w:fldCharType="separate"/>
            </w:r>
            <w:r w:rsidDel="003358B3">
              <w:rPr>
                <w:noProof/>
                <w:webHidden/>
              </w:rPr>
              <w:delText>4</w:delText>
            </w:r>
            <w:r w:rsidDel="003358B3">
              <w:rPr>
                <w:noProof/>
                <w:webHidden/>
              </w:rPr>
              <w:fldChar w:fldCharType="end"/>
            </w:r>
            <w:r w:rsidRPr="0089457A" w:rsidDel="003358B3">
              <w:rPr>
                <w:rStyle w:val="Hipervnculo"/>
                <w:noProof/>
              </w:rPr>
              <w:fldChar w:fldCharType="end"/>
            </w:r>
          </w:del>
          <w:ins w:id="34" w:author="Carolina Vera" w:date="2018-02-14T11:55:00Z">
            <w:r w:rsidRPr="0089457A">
              <w:rPr>
                <w:rStyle w:val="Hipervnculo"/>
                <w:noProof/>
              </w:rPr>
              <w:fldChar w:fldCharType="begin"/>
            </w:r>
            <w:r w:rsidRPr="0089457A">
              <w:rPr>
                <w:rStyle w:val="Hipervnculo"/>
                <w:noProof/>
              </w:rPr>
              <w:instrText xml:space="preserve"> </w:instrText>
            </w:r>
            <w:r>
              <w:rPr>
                <w:noProof/>
              </w:rPr>
              <w:instrText>HYPERLINK \l "_Toc506372313"</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Pr>
                <w:rStyle w:val="Hipervnculo"/>
                <w:noProof/>
              </w:rPr>
              <w:t>Modelo</w:t>
            </w:r>
            <w:r w:rsidRPr="0089457A">
              <w:rPr>
                <w:rStyle w:val="Hipervnculo"/>
                <w:noProof/>
              </w:rPr>
              <w:t xml:space="preserve"> SPEEDY</w:t>
            </w:r>
            <w:r>
              <w:rPr>
                <w:noProof/>
                <w:webHidden/>
              </w:rPr>
              <w:tab/>
            </w:r>
            <w:r>
              <w:rPr>
                <w:noProof/>
                <w:webHidden/>
              </w:rPr>
              <w:fldChar w:fldCharType="begin"/>
            </w:r>
            <w:r>
              <w:rPr>
                <w:noProof/>
                <w:webHidden/>
              </w:rPr>
              <w:instrText xml:space="preserve"> PAGEREF _Toc506372313 \h </w:instrText>
            </w:r>
            <w:r>
              <w:rPr>
                <w:noProof/>
                <w:webHidden/>
              </w:rPr>
            </w:r>
            <w:r>
              <w:rPr>
                <w:noProof/>
                <w:webHidden/>
              </w:rPr>
              <w:fldChar w:fldCharType="separate"/>
            </w:r>
            <w:r>
              <w:rPr>
                <w:noProof/>
                <w:webHidden/>
              </w:rPr>
              <w:t>4</w:t>
            </w:r>
            <w:r>
              <w:rPr>
                <w:noProof/>
                <w:webHidden/>
              </w:rPr>
              <w:fldChar w:fldCharType="end"/>
            </w:r>
            <w:r w:rsidRPr="0089457A">
              <w:rPr>
                <w:rStyle w:val="Hipervnculo"/>
                <w:noProof/>
              </w:rPr>
              <w:fldChar w:fldCharType="end"/>
            </w:r>
          </w:ins>
        </w:p>
        <w:p w14:paraId="69F6C78C" w14:textId="77777777" w:rsidR="003358B3" w:rsidRDefault="003358B3" w:rsidP="003358B3">
          <w:pPr>
            <w:pStyle w:val="TDC1"/>
            <w:rPr>
              <w:noProof/>
            </w:rPr>
            <w:pPrChange w:id="35" w:author="Carolina Vera" w:date="2018-02-14T11:55:00Z">
              <w:pPr>
                <w:pStyle w:val="TDC1"/>
                <w:tabs>
                  <w:tab w:val="right" w:leader="dot" w:pos="8828"/>
                </w:tabs>
              </w:pPr>
            </w:pPrChange>
          </w:pPr>
          <w:ins w:id="36" w:author="Carolina Vera" w:date="2018-02-14T11:55:00Z">
            <w:r>
              <w:rPr>
                <w:rStyle w:val="Hipervnculo"/>
                <w:noProof/>
              </w:rPr>
              <w:t xml:space="preserve">3. </w:t>
            </w:r>
          </w:ins>
          <w:r w:rsidRPr="0089457A">
            <w:rPr>
              <w:rStyle w:val="Hipervnculo"/>
              <w:noProof/>
            </w:rPr>
            <w:fldChar w:fldCharType="begin"/>
          </w:r>
          <w:r w:rsidRPr="0089457A">
            <w:rPr>
              <w:rStyle w:val="Hipervnculo"/>
              <w:noProof/>
            </w:rPr>
            <w:instrText xml:space="preserve"> </w:instrText>
          </w:r>
          <w:r>
            <w:rPr>
              <w:noProof/>
            </w:rPr>
            <w:instrText>HYPERLINK \l "_Toc506372314"</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Climatología observada</w:t>
          </w:r>
          <w:r>
            <w:rPr>
              <w:noProof/>
              <w:webHidden/>
            </w:rPr>
            <w:tab/>
          </w:r>
          <w:r>
            <w:rPr>
              <w:noProof/>
              <w:webHidden/>
            </w:rPr>
            <w:fldChar w:fldCharType="begin"/>
          </w:r>
          <w:r>
            <w:rPr>
              <w:noProof/>
              <w:webHidden/>
            </w:rPr>
            <w:instrText xml:space="preserve"> PAGEREF _Toc506372314 \h </w:instrText>
          </w:r>
          <w:r>
            <w:rPr>
              <w:noProof/>
              <w:webHidden/>
            </w:rPr>
          </w:r>
          <w:r>
            <w:rPr>
              <w:noProof/>
              <w:webHidden/>
            </w:rPr>
            <w:fldChar w:fldCharType="separate"/>
          </w:r>
          <w:r>
            <w:rPr>
              <w:noProof/>
              <w:webHidden/>
            </w:rPr>
            <w:t>4</w:t>
          </w:r>
          <w:r>
            <w:rPr>
              <w:noProof/>
              <w:webHidden/>
            </w:rPr>
            <w:fldChar w:fldCharType="end"/>
          </w:r>
          <w:r w:rsidRPr="0089457A">
            <w:rPr>
              <w:rStyle w:val="Hipervnculo"/>
              <w:noProof/>
            </w:rPr>
            <w:fldChar w:fldCharType="end"/>
          </w:r>
        </w:p>
        <w:p w14:paraId="3B523547" w14:textId="77777777" w:rsidR="003358B3" w:rsidRDefault="003358B3" w:rsidP="003358B3">
          <w:pPr>
            <w:pStyle w:val="TDC2"/>
            <w:rPr>
              <w:noProof/>
            </w:rPr>
            <w:pPrChange w:id="37"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"_Toc506372315"</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Altura geopotencial</w:t>
          </w:r>
          <w:r>
            <w:rPr>
              <w:noProof/>
              <w:webHidden/>
            </w:rPr>
            <w:tab/>
          </w:r>
          <w:r>
            <w:rPr>
              <w:noProof/>
              <w:webHidden/>
            </w:rPr>
            <w:fldChar w:fldCharType="begin"/>
          </w:r>
          <w:r>
            <w:rPr>
              <w:noProof/>
              <w:webHidden/>
            </w:rPr>
            <w:instrText xml:space="preserve"> PAGEREF _Toc506372315 \h </w:instrText>
          </w:r>
          <w:r>
            <w:rPr>
              <w:noProof/>
              <w:webHidden/>
            </w:rPr>
          </w:r>
          <w:r>
            <w:rPr>
              <w:noProof/>
              <w:webHidden/>
            </w:rPr>
            <w:fldChar w:fldCharType="separate"/>
          </w:r>
          <w:r>
            <w:rPr>
              <w:noProof/>
              <w:webHidden/>
            </w:rPr>
            <w:t>4</w:t>
          </w:r>
          <w:r>
            <w:rPr>
              <w:noProof/>
              <w:webHidden/>
            </w:rPr>
            <w:fldChar w:fldCharType="end"/>
          </w:r>
          <w:r w:rsidRPr="0089457A">
            <w:rPr>
              <w:rStyle w:val="Hipervnculo"/>
              <w:noProof/>
            </w:rPr>
            <w:fldChar w:fldCharType="end"/>
          </w:r>
        </w:p>
        <w:p w14:paraId="5BD2C274" w14:textId="77777777" w:rsidR="003358B3" w:rsidRDefault="003358B3" w:rsidP="003358B3">
          <w:pPr>
            <w:pStyle w:val="TDC2"/>
            <w:rPr>
              <w:noProof/>
            </w:rPr>
            <w:pPrChange w:id="38"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"_Toc506372316"</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Temperatura</w:t>
          </w:r>
          <w:r>
            <w:rPr>
              <w:noProof/>
              <w:webHidden/>
            </w:rPr>
            <w:tab/>
          </w:r>
          <w:r>
            <w:rPr>
              <w:noProof/>
              <w:webHidden/>
            </w:rPr>
            <w:fldChar w:fldCharType="begin"/>
          </w:r>
          <w:r>
            <w:rPr>
              <w:noProof/>
              <w:webHidden/>
            </w:rPr>
            <w:instrText xml:space="preserve"> PAGEREF _Toc506372316 \h </w:instrText>
          </w:r>
          <w:r>
            <w:rPr>
              <w:noProof/>
              <w:webHidden/>
            </w:rPr>
          </w:r>
          <w:r>
            <w:rPr>
              <w:noProof/>
              <w:webHidden/>
            </w:rPr>
            <w:fldChar w:fldCharType="separate"/>
          </w:r>
          <w:r>
            <w:rPr>
              <w:noProof/>
              <w:webHidden/>
            </w:rPr>
            <w:t>8</w:t>
          </w:r>
          <w:r>
            <w:rPr>
              <w:noProof/>
              <w:webHidden/>
            </w:rPr>
            <w:fldChar w:fldCharType="end"/>
          </w:r>
          <w:r w:rsidRPr="0089457A">
            <w:rPr>
              <w:rStyle w:val="Hipervnculo"/>
              <w:noProof/>
            </w:rPr>
            <w:fldChar w:fldCharType="end"/>
          </w:r>
        </w:p>
        <w:p w14:paraId="3F7AB7EE" w14:textId="77777777" w:rsidR="003358B3" w:rsidRDefault="003358B3" w:rsidP="003358B3">
          <w:pPr>
            <w:pStyle w:val="TDC2"/>
            <w:rPr>
              <w:noProof/>
            </w:rPr>
            <w:pPrChange w:id="39"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"_Toc506372317"</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Viento zonal</w:t>
          </w:r>
          <w:r>
            <w:rPr>
              <w:noProof/>
              <w:webHidden/>
            </w:rPr>
            <w:tab/>
          </w:r>
          <w:r>
            <w:rPr>
              <w:noProof/>
              <w:webHidden/>
            </w:rPr>
            <w:fldChar w:fldCharType="begin"/>
          </w:r>
          <w:r>
            <w:rPr>
              <w:noProof/>
              <w:webHidden/>
            </w:rPr>
            <w:instrText xml:space="preserve"> PAGEREF _Toc506372317 \h </w:instrText>
          </w:r>
          <w:r>
            <w:rPr>
              <w:noProof/>
              <w:webHidden/>
            </w:rPr>
          </w:r>
          <w:r>
            <w:rPr>
              <w:noProof/>
              <w:webHidden/>
            </w:rPr>
            <w:fldChar w:fldCharType="separate"/>
          </w:r>
          <w:r>
            <w:rPr>
              <w:noProof/>
              <w:webHidden/>
            </w:rPr>
            <w:t>11</w:t>
          </w:r>
          <w:r>
            <w:rPr>
              <w:noProof/>
              <w:webHidden/>
            </w:rPr>
            <w:fldChar w:fldCharType="end"/>
          </w:r>
          <w:r w:rsidRPr="0089457A">
            <w:rPr>
              <w:rStyle w:val="Hipervnculo"/>
              <w:noProof/>
            </w:rPr>
            <w:fldChar w:fldCharType="end"/>
          </w:r>
        </w:p>
        <w:p w14:paraId="61EEEC7E" w14:textId="77777777" w:rsidR="003358B3" w:rsidRDefault="003358B3" w:rsidP="003358B3">
          <w:pPr>
            <w:pStyle w:val="TDC2"/>
            <w:rPr>
              <w:noProof/>
            </w:rPr>
            <w:pPrChange w:id="40"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"_Toc506372318"</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Viento meridional</w:t>
          </w:r>
          <w:r>
            <w:rPr>
              <w:noProof/>
              <w:webHidden/>
            </w:rPr>
            <w:tab/>
          </w:r>
          <w:r>
            <w:rPr>
              <w:noProof/>
              <w:webHidden/>
            </w:rPr>
            <w:fldChar w:fldCharType="begin"/>
          </w:r>
          <w:r>
            <w:rPr>
              <w:noProof/>
              <w:webHidden/>
            </w:rPr>
            <w:instrText xml:space="preserve"> PAGEREF _Toc506372318 \h </w:instrText>
          </w:r>
          <w:r>
            <w:rPr>
              <w:noProof/>
              <w:webHidden/>
            </w:rPr>
          </w:r>
          <w:r>
            <w:rPr>
              <w:noProof/>
              <w:webHidden/>
            </w:rPr>
            <w:fldChar w:fldCharType="separate"/>
          </w:r>
          <w:r>
            <w:rPr>
              <w:noProof/>
              <w:webHidden/>
            </w:rPr>
            <w:t>12</w:t>
          </w:r>
          <w:r>
            <w:rPr>
              <w:noProof/>
              <w:webHidden/>
            </w:rPr>
            <w:fldChar w:fldCharType="end"/>
          </w:r>
          <w:r w:rsidRPr="0089457A">
            <w:rPr>
              <w:rStyle w:val="Hipervnculo"/>
              <w:noProof/>
            </w:rPr>
            <w:fldChar w:fldCharType="end"/>
          </w:r>
        </w:p>
        <w:p w14:paraId="25F37F1B" w14:textId="1BB21BE9" w:rsidR="003358B3" w:rsidRDefault="003358B3" w:rsidP="003358B3">
          <w:pPr>
            <w:pStyle w:val="TDC2"/>
            <w:rPr>
              <w:noProof/>
            </w:rPr>
            <w:pPrChange w:id="41" w:author="Carolina Vera" w:date="2018-02-14T11:55:00Z">
              <w:pPr>
                <w:pStyle w:val="TDC2"/>
                <w:tabs>
                  <w:tab w:val="right" w:leader="dot" w:pos="8828"/>
                </w:tabs>
              </w:pPr>
            </w:pPrChange>
          </w:pPr>
          <w:del w:id="42" w:author="Carolina Vera" w:date="2018-02-14T16:00:00Z">
            <w:r w:rsidRPr="0089457A" w:rsidDel="00BF2A2E">
              <w:rPr>
                <w:rStyle w:val="Hipervnculo"/>
                <w:noProof/>
              </w:rPr>
              <w:fldChar w:fldCharType="begin"/>
            </w:r>
            <w:r w:rsidRPr="0089457A" w:rsidDel="00BF2A2E">
              <w:rPr>
                <w:rStyle w:val="Hipervnculo"/>
                <w:noProof/>
              </w:rPr>
              <w:delInstrText xml:space="preserve"> </w:delInstrText>
            </w:r>
            <w:r w:rsidDel="00BF2A2E">
              <w:rPr>
                <w:noProof/>
              </w:rPr>
              <w:delInstrText>HYPERLINK \l "_Toc506372319"</w:delInstrText>
            </w:r>
            <w:r w:rsidRPr="0089457A" w:rsidDel="00BF2A2E">
              <w:rPr>
                <w:rStyle w:val="Hipervnculo"/>
                <w:noProof/>
              </w:rPr>
              <w:delInstrText xml:space="preserve"> </w:delInstrText>
            </w:r>
            <w:r w:rsidRPr="0089457A" w:rsidDel="00BF2A2E">
              <w:rPr>
                <w:rStyle w:val="Hipervnculo"/>
                <w:noProof/>
              </w:rPr>
            </w:r>
            <w:r w:rsidRPr="0089457A" w:rsidDel="00BF2A2E">
              <w:rPr>
                <w:rStyle w:val="Hipervnculo"/>
                <w:noProof/>
              </w:rPr>
              <w:fldChar w:fldCharType="separate"/>
            </w:r>
            <w:r w:rsidRPr="0089457A" w:rsidDel="00BF2A2E">
              <w:rPr>
                <w:rStyle w:val="Hipervnculo"/>
                <w:noProof/>
              </w:rPr>
              <w:delText>Gradiente meridional de vorticidad absoluta</w:delText>
            </w:r>
            <w:r w:rsidDel="00BF2A2E">
              <w:rPr>
                <w:noProof/>
                <w:webHidden/>
              </w:rPr>
              <w:tab/>
            </w:r>
            <w:r w:rsidDel="00BF2A2E">
              <w:rPr>
                <w:noProof/>
                <w:webHidden/>
              </w:rPr>
              <w:fldChar w:fldCharType="begin"/>
            </w:r>
            <w:r w:rsidDel="00BF2A2E">
              <w:rPr>
                <w:noProof/>
                <w:webHidden/>
              </w:rPr>
              <w:delInstrText xml:space="preserve"> PAGEREF _Toc506372319 \h </w:delInstrText>
            </w:r>
            <w:r w:rsidDel="00BF2A2E">
              <w:rPr>
                <w:noProof/>
                <w:webHidden/>
              </w:rPr>
            </w:r>
            <w:r w:rsidDel="00BF2A2E">
              <w:rPr>
                <w:noProof/>
                <w:webHidden/>
              </w:rPr>
              <w:fldChar w:fldCharType="separate"/>
            </w:r>
            <w:r w:rsidDel="00BF2A2E">
              <w:rPr>
                <w:noProof/>
                <w:webHidden/>
              </w:rPr>
              <w:delText>13</w:delText>
            </w:r>
            <w:r w:rsidDel="00BF2A2E">
              <w:rPr>
                <w:noProof/>
                <w:webHidden/>
              </w:rPr>
              <w:fldChar w:fldCharType="end"/>
            </w:r>
            <w:r w:rsidRPr="0089457A" w:rsidDel="00BF2A2E">
              <w:rPr>
                <w:rStyle w:val="Hipervnculo"/>
                <w:noProof/>
              </w:rPr>
              <w:fldChar w:fldCharType="end"/>
            </w:r>
          </w:del>
          <w:ins w:id="43" w:author="Carolina Vera" w:date="2018-02-14T16:00:00Z">
            <w:r w:rsidR="00BF2A2E" w:rsidRPr="0089457A">
              <w:rPr>
                <w:rStyle w:val="Hipervnculo"/>
                <w:noProof/>
              </w:rPr>
              <w:fldChar w:fldCharType="begin"/>
            </w:r>
            <w:r w:rsidR="00BF2A2E" w:rsidRPr="0089457A">
              <w:rPr>
                <w:rStyle w:val="Hipervnculo"/>
                <w:noProof/>
              </w:rPr>
              <w:instrText xml:space="preserve"> </w:instrText>
            </w:r>
            <w:r w:rsidR="00BF2A2E">
              <w:rPr>
                <w:noProof/>
              </w:rPr>
              <w:instrText>HYPERLINK \l "_Toc506372319"</w:instrText>
            </w:r>
            <w:r w:rsidR="00BF2A2E" w:rsidRPr="0089457A">
              <w:rPr>
                <w:rStyle w:val="Hipervnculo"/>
                <w:noProof/>
              </w:rPr>
              <w:instrText xml:space="preserve"> </w:instrText>
            </w:r>
            <w:r w:rsidR="00BF2A2E" w:rsidRPr="0089457A">
              <w:rPr>
                <w:rStyle w:val="Hipervnculo"/>
                <w:noProof/>
              </w:rPr>
            </w:r>
            <w:r w:rsidR="00BF2A2E" w:rsidRPr="0089457A">
              <w:rPr>
                <w:rStyle w:val="Hipervnculo"/>
                <w:noProof/>
              </w:rPr>
              <w:fldChar w:fldCharType="separate"/>
            </w:r>
            <w:r w:rsidR="00BF2A2E">
              <w:rPr>
                <w:rStyle w:val="Hipervnculo"/>
                <w:noProof/>
              </w:rPr>
              <w:t>Propagacion Meridional de Ondas de Rossby</w:t>
            </w:r>
            <w:r w:rsidR="00BF2A2E">
              <w:rPr>
                <w:noProof/>
                <w:webHidden/>
              </w:rPr>
              <w:tab/>
            </w:r>
            <w:r w:rsidR="00BF2A2E">
              <w:rPr>
                <w:noProof/>
                <w:webHidden/>
              </w:rPr>
              <w:fldChar w:fldCharType="begin"/>
            </w:r>
            <w:r w:rsidR="00BF2A2E">
              <w:rPr>
                <w:noProof/>
                <w:webHidden/>
              </w:rPr>
              <w:instrText xml:space="preserve"> PAGEREF _Toc506372319 \h </w:instrText>
            </w:r>
            <w:r w:rsidR="00BF2A2E">
              <w:rPr>
                <w:noProof/>
                <w:webHidden/>
              </w:rPr>
            </w:r>
            <w:r w:rsidR="00BF2A2E">
              <w:rPr>
                <w:noProof/>
                <w:webHidden/>
              </w:rPr>
              <w:fldChar w:fldCharType="separate"/>
            </w:r>
            <w:r w:rsidR="00BF2A2E">
              <w:rPr>
                <w:noProof/>
                <w:webHidden/>
              </w:rPr>
              <w:t>13</w:t>
            </w:r>
            <w:r w:rsidR="00BF2A2E">
              <w:rPr>
                <w:noProof/>
                <w:webHidden/>
              </w:rPr>
              <w:fldChar w:fldCharType="end"/>
            </w:r>
            <w:r w:rsidR="00BF2A2E" w:rsidRPr="0089457A">
              <w:rPr>
                <w:rStyle w:val="Hipervnculo"/>
                <w:noProof/>
              </w:rPr>
              <w:fldChar w:fldCharType="end"/>
            </w:r>
          </w:ins>
        </w:p>
        <w:p w14:paraId="096006C7" w14:textId="77777777" w:rsidR="003358B3" w:rsidRDefault="003358B3" w:rsidP="003358B3">
          <w:pPr>
            <w:pStyle w:val="TDC2"/>
            <w:rPr>
              <w:noProof/>
            </w:rPr>
            <w:pPrChange w:id="44"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"_Toc506372320"</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Función corriente</w:t>
          </w:r>
          <w:r>
            <w:rPr>
              <w:noProof/>
              <w:webHidden/>
            </w:rPr>
            <w:tab/>
          </w:r>
          <w:r>
            <w:rPr>
              <w:noProof/>
              <w:webHidden/>
            </w:rPr>
            <w:fldChar w:fldCharType="begin"/>
          </w:r>
          <w:r>
            <w:rPr>
              <w:noProof/>
              <w:webHidden/>
            </w:rPr>
            <w:instrText xml:space="preserve"> PAGEREF _Toc506372320 \h </w:instrText>
          </w:r>
          <w:r>
            <w:rPr>
              <w:noProof/>
              <w:webHidden/>
            </w:rPr>
          </w:r>
          <w:r>
            <w:rPr>
              <w:noProof/>
              <w:webHidden/>
            </w:rPr>
            <w:fldChar w:fldCharType="separate"/>
          </w:r>
          <w:r>
            <w:rPr>
              <w:noProof/>
              <w:webHidden/>
            </w:rPr>
            <w:t>15</w:t>
          </w:r>
          <w:r>
            <w:rPr>
              <w:noProof/>
              <w:webHidden/>
            </w:rPr>
            <w:fldChar w:fldCharType="end"/>
          </w:r>
          <w:r w:rsidRPr="0089457A">
            <w:rPr>
              <w:rStyle w:val="Hipervnculo"/>
              <w:noProof/>
            </w:rPr>
            <w:fldChar w:fldCharType="end"/>
          </w:r>
        </w:p>
        <w:p w14:paraId="43F0BD36" w14:textId="77777777" w:rsidR="003358B3" w:rsidRDefault="003358B3" w:rsidP="003358B3">
          <w:pPr>
            <w:pStyle w:val="TDC2"/>
            <w:rPr>
              <w:noProof/>
            </w:rPr>
            <w:pPrChange w:id="45"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"_Toc506372321"</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Ondas Quasiestacionarias</w:t>
          </w:r>
          <w:r>
            <w:rPr>
              <w:noProof/>
              <w:webHidden/>
            </w:rPr>
            <w:tab/>
          </w:r>
          <w:r>
            <w:rPr>
              <w:noProof/>
              <w:webHidden/>
            </w:rPr>
            <w:fldChar w:fldCharType="begin"/>
          </w:r>
          <w:r>
            <w:rPr>
              <w:noProof/>
              <w:webHidden/>
            </w:rPr>
            <w:instrText xml:space="preserve"> PAGEREF _Toc506372321 \h </w:instrText>
          </w:r>
          <w:r>
            <w:rPr>
              <w:noProof/>
              <w:webHidden/>
            </w:rPr>
          </w:r>
          <w:r>
            <w:rPr>
              <w:noProof/>
              <w:webHidden/>
            </w:rPr>
            <w:fldChar w:fldCharType="separate"/>
          </w:r>
          <w:r>
            <w:rPr>
              <w:noProof/>
              <w:webHidden/>
            </w:rPr>
            <w:t>16</w:t>
          </w:r>
          <w:r>
            <w:rPr>
              <w:noProof/>
              <w:webHidden/>
            </w:rPr>
            <w:fldChar w:fldCharType="end"/>
          </w:r>
          <w:r w:rsidRPr="0089457A">
            <w:rPr>
              <w:rStyle w:val="Hipervnculo"/>
              <w:noProof/>
            </w:rPr>
            <w:fldChar w:fldCharType="end"/>
          </w:r>
        </w:p>
        <w:p w14:paraId="05978DF2" w14:textId="77777777" w:rsidR="003358B3" w:rsidRDefault="003358B3" w:rsidP="003358B3">
          <w:pPr>
            <w:pStyle w:val="TDC1"/>
            <w:rPr>
              <w:noProof/>
            </w:rPr>
            <w:pPrChange w:id="46" w:author="Carolina Vera" w:date="2018-02-14T11:55:00Z">
              <w:pPr>
                <w:pStyle w:val="TDC1"/>
                <w:tabs>
                  <w:tab w:val="right" w:leader="dot" w:pos="8828"/>
                </w:tabs>
              </w:pPr>
            </w:pPrChange>
          </w:pPr>
          <w:ins w:id="47" w:author="Carolina Vera" w:date="2018-02-14T11:55:00Z">
            <w:r>
              <w:rPr>
                <w:rStyle w:val="Hipervnculo"/>
                <w:noProof/>
              </w:rPr>
              <w:t xml:space="preserve">4. </w:t>
            </w:r>
          </w:ins>
          <w:r w:rsidRPr="0089457A">
            <w:rPr>
              <w:rStyle w:val="Hipervnculo"/>
              <w:noProof/>
            </w:rPr>
            <w:fldChar w:fldCharType="begin"/>
          </w:r>
          <w:r w:rsidRPr="0089457A">
            <w:rPr>
              <w:rStyle w:val="Hipervnculo"/>
              <w:noProof/>
            </w:rPr>
            <w:instrText xml:space="preserve"> </w:instrText>
          </w:r>
          <w:r>
            <w:rPr>
              <w:noProof/>
            </w:rPr>
            <w:instrText>HYPERLINK \l "_Toc506372322"</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Onda 3</w:t>
          </w:r>
          <w:r>
            <w:rPr>
              <w:noProof/>
              <w:webHidden/>
            </w:rPr>
            <w:tab/>
          </w:r>
          <w:r>
            <w:rPr>
              <w:noProof/>
              <w:webHidden/>
            </w:rPr>
            <w:fldChar w:fldCharType="begin"/>
          </w:r>
          <w:r>
            <w:rPr>
              <w:noProof/>
              <w:webHidden/>
            </w:rPr>
            <w:instrText xml:space="preserve"> PAGEREF _Toc506372322 \h </w:instrText>
          </w:r>
          <w:r>
            <w:rPr>
              <w:noProof/>
              <w:webHidden/>
            </w:rPr>
          </w:r>
          <w:r>
            <w:rPr>
              <w:noProof/>
              <w:webHidden/>
            </w:rPr>
            <w:fldChar w:fldCharType="separate"/>
          </w:r>
          <w:r>
            <w:rPr>
              <w:noProof/>
              <w:webHidden/>
            </w:rPr>
            <w:t>16</w:t>
          </w:r>
          <w:r>
            <w:rPr>
              <w:noProof/>
              <w:webHidden/>
            </w:rPr>
            <w:fldChar w:fldCharType="end"/>
          </w:r>
          <w:r w:rsidRPr="0089457A">
            <w:rPr>
              <w:rStyle w:val="Hipervnculo"/>
              <w:noProof/>
            </w:rPr>
            <w:fldChar w:fldCharType="end"/>
          </w:r>
        </w:p>
        <w:p w14:paraId="222D41C6" w14:textId="77777777" w:rsidR="003358B3" w:rsidRDefault="003358B3" w:rsidP="003358B3">
          <w:pPr>
            <w:pStyle w:val="TDC2"/>
            <w:rPr>
              <w:noProof/>
            </w:rPr>
            <w:pPrChange w:id="48"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"_Toc506372323"</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Características típicas</w:t>
          </w:r>
          <w:r>
            <w:rPr>
              <w:noProof/>
              <w:webHidden/>
            </w:rPr>
            <w:tab/>
          </w:r>
          <w:r>
            <w:rPr>
              <w:noProof/>
              <w:webHidden/>
            </w:rPr>
            <w:fldChar w:fldCharType="begin"/>
          </w:r>
          <w:r>
            <w:rPr>
              <w:noProof/>
              <w:webHidden/>
            </w:rPr>
            <w:instrText xml:space="preserve"> PAGEREF _Toc506372323 \h </w:instrText>
          </w:r>
          <w:r>
            <w:rPr>
              <w:noProof/>
              <w:webHidden/>
            </w:rPr>
          </w:r>
          <w:r>
            <w:rPr>
              <w:noProof/>
              <w:webHidden/>
            </w:rPr>
            <w:fldChar w:fldCharType="separate"/>
          </w:r>
          <w:r>
            <w:rPr>
              <w:noProof/>
              <w:webHidden/>
            </w:rPr>
            <w:t>17</w:t>
          </w:r>
          <w:r>
            <w:rPr>
              <w:noProof/>
              <w:webHidden/>
            </w:rPr>
            <w:fldChar w:fldCharType="end"/>
          </w:r>
          <w:r w:rsidRPr="0089457A">
            <w:rPr>
              <w:rStyle w:val="Hipervnculo"/>
              <w:noProof/>
            </w:rPr>
            <w:fldChar w:fldCharType="end"/>
          </w:r>
        </w:p>
        <w:p w14:paraId="3D411FFF" w14:textId="77777777" w:rsidR="003358B3" w:rsidRDefault="003358B3">
          <w:pPr>
            <w:pStyle w:val="TDC3"/>
            <w:tabs>
              <w:tab w:val="right" w:leader="dot" w:pos="8828"/>
            </w:tabs>
            <w:rPr>
              <w:noProof/>
            </w:rPr>
          </w:pPr>
          <w:hyperlink w:anchor="_Toc506372324" w:history="1">
            <w:r w:rsidRPr="0089457A">
              <w:rPr>
                <w:rStyle w:val="Hipervnculo"/>
                <w:noProof/>
              </w:rPr>
              <w:t>Wavelets</w:t>
            </w:r>
            <w:r>
              <w:rPr>
                <w:noProof/>
                <w:webHidden/>
              </w:rPr>
              <w:tab/>
            </w:r>
            <w:r>
              <w:rPr>
                <w:noProof/>
                <w:webHidden/>
              </w:rPr>
              <w:fldChar w:fldCharType="begin"/>
            </w:r>
            <w:r>
              <w:rPr>
                <w:noProof/>
                <w:webHidden/>
              </w:rPr>
              <w:instrText xml:space="preserve"> PAGEREF _Toc506372324 \h </w:instrText>
            </w:r>
            <w:r>
              <w:rPr>
                <w:noProof/>
                <w:webHidden/>
              </w:rPr>
            </w:r>
            <w:r>
              <w:rPr>
                <w:noProof/>
                <w:webHidden/>
              </w:rPr>
              <w:fldChar w:fldCharType="separate"/>
            </w:r>
            <w:r>
              <w:rPr>
                <w:noProof/>
                <w:webHidden/>
              </w:rPr>
              <w:t>20</w:t>
            </w:r>
            <w:r>
              <w:rPr>
                <w:noProof/>
                <w:webHidden/>
              </w:rPr>
              <w:fldChar w:fldCharType="end"/>
            </w:r>
          </w:hyperlink>
        </w:p>
        <w:p w14:paraId="06755607" w14:textId="77777777" w:rsidR="003358B3" w:rsidRDefault="003358B3" w:rsidP="003358B3">
          <w:pPr>
            <w:pStyle w:val="TDC2"/>
            <w:rPr>
              <w:noProof/>
            </w:rPr>
            <w:pPrChange w:id="49"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"_Toc506372325"</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Antecedentes</w:t>
          </w:r>
          <w:r>
            <w:rPr>
              <w:noProof/>
              <w:webHidden/>
            </w:rPr>
            <w:tab/>
          </w:r>
          <w:r>
            <w:rPr>
              <w:noProof/>
              <w:webHidden/>
            </w:rPr>
            <w:fldChar w:fldCharType="begin"/>
          </w:r>
          <w:r>
            <w:rPr>
              <w:noProof/>
              <w:webHidden/>
            </w:rPr>
            <w:instrText xml:space="preserve"> PAGEREF _Toc506372325 \h </w:instrText>
          </w:r>
          <w:r>
            <w:rPr>
              <w:noProof/>
              <w:webHidden/>
            </w:rPr>
          </w:r>
          <w:r>
            <w:rPr>
              <w:noProof/>
              <w:webHidden/>
            </w:rPr>
            <w:fldChar w:fldCharType="separate"/>
          </w:r>
          <w:r>
            <w:rPr>
              <w:noProof/>
              <w:webHidden/>
            </w:rPr>
            <w:t>25</w:t>
          </w:r>
          <w:r>
            <w:rPr>
              <w:noProof/>
              <w:webHidden/>
            </w:rPr>
            <w:fldChar w:fldCharType="end"/>
          </w:r>
          <w:r w:rsidRPr="0089457A">
            <w:rPr>
              <w:rStyle w:val="Hipervnculo"/>
              <w:noProof/>
            </w:rPr>
            <w:fldChar w:fldCharType="end"/>
          </w:r>
        </w:p>
        <w:p w14:paraId="5E71FC98" w14:textId="77777777" w:rsidR="003358B3" w:rsidRDefault="003358B3" w:rsidP="003358B3">
          <w:pPr>
            <w:pStyle w:val="TDC2"/>
            <w:rPr>
              <w:noProof/>
            </w:rPr>
            <w:pPrChange w:id="50"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"_Toc506372326"</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Amplitud</w:t>
          </w:r>
          <w:r>
            <w:rPr>
              <w:noProof/>
              <w:webHidden/>
            </w:rPr>
            <w:tab/>
          </w:r>
          <w:r>
            <w:rPr>
              <w:noProof/>
              <w:webHidden/>
            </w:rPr>
            <w:fldChar w:fldCharType="begin"/>
          </w:r>
          <w:r>
            <w:rPr>
              <w:noProof/>
              <w:webHidden/>
            </w:rPr>
            <w:instrText xml:space="preserve"> PAGEREF _Toc506372326 \h </w:instrText>
          </w:r>
          <w:r>
            <w:rPr>
              <w:noProof/>
              <w:webHidden/>
            </w:rPr>
          </w:r>
          <w:r>
            <w:rPr>
              <w:noProof/>
              <w:webHidden/>
            </w:rPr>
            <w:fldChar w:fldCharType="separate"/>
          </w:r>
          <w:r>
            <w:rPr>
              <w:noProof/>
              <w:webHidden/>
            </w:rPr>
            <w:t>26</w:t>
          </w:r>
          <w:r>
            <w:rPr>
              <w:noProof/>
              <w:webHidden/>
            </w:rPr>
            <w:fldChar w:fldCharType="end"/>
          </w:r>
          <w:r w:rsidRPr="0089457A">
            <w:rPr>
              <w:rStyle w:val="Hipervnculo"/>
              <w:noProof/>
            </w:rPr>
            <w:fldChar w:fldCharType="end"/>
          </w:r>
        </w:p>
        <w:p w14:paraId="55F439F2" w14:textId="77777777" w:rsidR="003358B3" w:rsidRDefault="003358B3">
          <w:pPr>
            <w:pStyle w:val="TDC3"/>
            <w:tabs>
              <w:tab w:val="right" w:leader="dot" w:pos="8828"/>
            </w:tabs>
            <w:rPr>
              <w:noProof/>
            </w:rPr>
          </w:pPr>
          <w:hyperlink w:anchor="_Toc506372327" w:history="1">
            <w:r w:rsidRPr="0089457A">
              <w:rPr>
                <w:rStyle w:val="Hipervnculo"/>
                <w:noProof/>
              </w:rPr>
              <w:t>Máximo o media.</w:t>
            </w:r>
            <w:r>
              <w:rPr>
                <w:noProof/>
                <w:webHidden/>
              </w:rPr>
              <w:tab/>
            </w:r>
            <w:r>
              <w:rPr>
                <w:noProof/>
                <w:webHidden/>
              </w:rPr>
              <w:fldChar w:fldCharType="begin"/>
            </w:r>
            <w:r>
              <w:rPr>
                <w:noProof/>
                <w:webHidden/>
              </w:rPr>
              <w:instrText xml:space="preserve"> PAGEREF _Toc506372327 \h </w:instrText>
            </w:r>
            <w:r>
              <w:rPr>
                <w:noProof/>
                <w:webHidden/>
              </w:rPr>
            </w:r>
            <w:r>
              <w:rPr>
                <w:noProof/>
                <w:webHidden/>
              </w:rPr>
              <w:fldChar w:fldCharType="separate"/>
            </w:r>
            <w:r>
              <w:rPr>
                <w:noProof/>
                <w:webHidden/>
              </w:rPr>
              <w:t>26</w:t>
            </w:r>
            <w:r>
              <w:rPr>
                <w:noProof/>
                <w:webHidden/>
              </w:rPr>
              <w:fldChar w:fldCharType="end"/>
            </w:r>
          </w:hyperlink>
        </w:p>
        <w:p w14:paraId="155FD3E1" w14:textId="77777777" w:rsidR="003358B3" w:rsidRDefault="003358B3" w:rsidP="003358B3">
          <w:pPr>
            <w:pStyle w:val="TDC2"/>
            <w:rPr>
              <w:noProof/>
            </w:rPr>
            <w:pPrChange w:id="51" w:author="Carolina Vera" w:date="2018-02-14T11:55:00Z">
              <w:pPr>
                <w:pStyle w:val="TDC2"/>
                <w:tabs>
                  <w:tab w:val="right" w:leader="dot" w:pos="8828"/>
                </w:tabs>
              </w:pPr>
            </w:pPrChange>
          </w:pPr>
          <w:r w:rsidRPr="0089457A">
            <w:rPr>
              <w:rStyle w:val="Hipervnculo"/>
              <w:noProof/>
            </w:rPr>
            <w:lastRenderedPageBreak/>
            <w:fldChar w:fldCharType="begin"/>
          </w:r>
          <w:r w:rsidRPr="0089457A">
            <w:rPr>
              <w:rStyle w:val="Hipervnculo"/>
              <w:noProof/>
            </w:rPr>
            <w:instrText xml:space="preserve"> </w:instrText>
          </w:r>
          <w:r>
            <w:rPr>
              <w:noProof/>
            </w:rPr>
            <w:instrText>HYPERLINK \l "_Toc506372328"</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Fase</w:t>
          </w:r>
          <w:r>
            <w:rPr>
              <w:noProof/>
              <w:webHidden/>
            </w:rPr>
            <w:tab/>
          </w:r>
          <w:r>
            <w:rPr>
              <w:noProof/>
              <w:webHidden/>
            </w:rPr>
            <w:fldChar w:fldCharType="begin"/>
          </w:r>
          <w:r>
            <w:rPr>
              <w:noProof/>
              <w:webHidden/>
            </w:rPr>
            <w:instrText xml:space="preserve"> PAGEREF _Toc506372328 \h </w:instrText>
          </w:r>
          <w:r>
            <w:rPr>
              <w:noProof/>
              <w:webHidden/>
            </w:rPr>
          </w:r>
          <w:r>
            <w:rPr>
              <w:noProof/>
              <w:webHidden/>
            </w:rPr>
            <w:fldChar w:fldCharType="separate"/>
          </w:r>
          <w:r>
            <w:rPr>
              <w:noProof/>
              <w:webHidden/>
            </w:rPr>
            <w:t>31</w:t>
          </w:r>
          <w:r>
            <w:rPr>
              <w:noProof/>
              <w:webHidden/>
            </w:rPr>
            <w:fldChar w:fldCharType="end"/>
          </w:r>
          <w:r w:rsidRPr="0089457A">
            <w:rPr>
              <w:rStyle w:val="Hipervnculo"/>
              <w:noProof/>
            </w:rPr>
            <w:fldChar w:fldCharType="end"/>
          </w:r>
        </w:p>
        <w:p w14:paraId="185025D9" w14:textId="77777777" w:rsidR="003358B3" w:rsidRDefault="003358B3" w:rsidP="003358B3">
          <w:pPr>
            <w:pStyle w:val="TDC2"/>
            <w:rPr>
              <w:noProof/>
            </w:rPr>
            <w:pPrChange w:id="52"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"_Toc506372329"</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Estaciones</w:t>
          </w:r>
          <w:r>
            <w:rPr>
              <w:noProof/>
              <w:webHidden/>
            </w:rPr>
            <w:tab/>
          </w:r>
          <w:r>
            <w:rPr>
              <w:noProof/>
              <w:webHidden/>
            </w:rPr>
            <w:fldChar w:fldCharType="begin"/>
          </w:r>
          <w:r>
            <w:rPr>
              <w:noProof/>
              <w:webHidden/>
            </w:rPr>
            <w:instrText xml:space="preserve"> PAGEREF _Toc506372329 \h </w:instrText>
          </w:r>
          <w:r>
            <w:rPr>
              <w:noProof/>
              <w:webHidden/>
            </w:rPr>
          </w:r>
          <w:r>
            <w:rPr>
              <w:noProof/>
              <w:webHidden/>
            </w:rPr>
            <w:fldChar w:fldCharType="separate"/>
          </w:r>
          <w:r>
            <w:rPr>
              <w:noProof/>
              <w:webHidden/>
            </w:rPr>
            <w:t>32</w:t>
          </w:r>
          <w:r>
            <w:rPr>
              <w:noProof/>
              <w:webHidden/>
            </w:rPr>
            <w:fldChar w:fldCharType="end"/>
          </w:r>
          <w:r w:rsidRPr="0089457A">
            <w:rPr>
              <w:rStyle w:val="Hipervnculo"/>
              <w:noProof/>
            </w:rPr>
            <w:fldChar w:fldCharType="end"/>
          </w:r>
        </w:p>
        <w:p w14:paraId="55C8B7C5" w14:textId="77777777" w:rsidR="003358B3" w:rsidRDefault="003358B3" w:rsidP="003358B3">
          <w:pPr>
            <w:pStyle w:val="TDC2"/>
            <w:rPr>
              <w:noProof/>
            </w:rPr>
            <w:pPrChange w:id="53"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"_Toc506372330"</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R2</w:t>
          </w:r>
          <w:r>
            <w:rPr>
              <w:noProof/>
              <w:webHidden/>
            </w:rPr>
            <w:tab/>
          </w:r>
          <w:r>
            <w:rPr>
              <w:noProof/>
              <w:webHidden/>
            </w:rPr>
            <w:fldChar w:fldCharType="begin"/>
          </w:r>
          <w:r>
            <w:rPr>
              <w:noProof/>
              <w:webHidden/>
            </w:rPr>
            <w:instrText xml:space="preserve"> PAGEREF _Toc506372330 \h </w:instrText>
          </w:r>
          <w:r>
            <w:rPr>
              <w:noProof/>
              <w:webHidden/>
            </w:rPr>
          </w:r>
          <w:r>
            <w:rPr>
              <w:noProof/>
              <w:webHidden/>
            </w:rPr>
            <w:fldChar w:fldCharType="separate"/>
          </w:r>
          <w:r>
            <w:rPr>
              <w:noProof/>
              <w:webHidden/>
            </w:rPr>
            <w:t>38</w:t>
          </w:r>
          <w:r>
            <w:rPr>
              <w:noProof/>
              <w:webHidden/>
            </w:rPr>
            <w:fldChar w:fldCharType="end"/>
          </w:r>
          <w:r w:rsidRPr="0089457A">
            <w:rPr>
              <w:rStyle w:val="Hipervnculo"/>
              <w:noProof/>
            </w:rPr>
            <w:fldChar w:fldCharType="end"/>
          </w:r>
        </w:p>
        <w:p w14:paraId="103ED46A" w14:textId="77777777" w:rsidR="003358B3" w:rsidRDefault="003358B3" w:rsidP="003358B3">
          <w:pPr>
            <w:pStyle w:val="TDC2"/>
            <w:rPr>
              <w:noProof/>
            </w:rPr>
            <w:pPrChange w:id="54"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"_Toc506372331"</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Regresiones</w:t>
          </w:r>
          <w:r>
            <w:rPr>
              <w:noProof/>
              <w:webHidden/>
            </w:rPr>
            <w:tab/>
          </w:r>
          <w:r>
            <w:rPr>
              <w:noProof/>
              <w:webHidden/>
            </w:rPr>
            <w:fldChar w:fldCharType="begin"/>
          </w:r>
          <w:r>
            <w:rPr>
              <w:noProof/>
              <w:webHidden/>
            </w:rPr>
            <w:instrText xml:space="preserve"> PAGEREF _Toc506372331 \h </w:instrText>
          </w:r>
          <w:r>
            <w:rPr>
              <w:noProof/>
              <w:webHidden/>
            </w:rPr>
          </w:r>
          <w:r>
            <w:rPr>
              <w:noProof/>
              <w:webHidden/>
            </w:rPr>
            <w:fldChar w:fldCharType="separate"/>
          </w:r>
          <w:r>
            <w:rPr>
              <w:noProof/>
              <w:webHidden/>
            </w:rPr>
            <w:t>41</w:t>
          </w:r>
          <w:r>
            <w:rPr>
              <w:noProof/>
              <w:webHidden/>
            </w:rPr>
            <w:fldChar w:fldCharType="end"/>
          </w:r>
          <w:r w:rsidRPr="0089457A">
            <w:rPr>
              <w:rStyle w:val="Hipervnculo"/>
              <w:noProof/>
            </w:rPr>
            <w:fldChar w:fldCharType="end"/>
          </w:r>
        </w:p>
        <w:p w14:paraId="5567A3CC" w14:textId="77777777" w:rsidR="003358B3" w:rsidRDefault="003358B3">
          <w:pPr>
            <w:pStyle w:val="TDC3"/>
            <w:tabs>
              <w:tab w:val="right" w:leader="dot" w:pos="8828"/>
            </w:tabs>
            <w:rPr>
              <w:noProof/>
            </w:rPr>
          </w:pPr>
          <w:hyperlink w:anchor="_Toc506372332" w:history="1">
            <w:r w:rsidRPr="0089457A">
              <w:rPr>
                <w:rStyle w:val="Hipervnculo"/>
                <w:noProof/>
              </w:rPr>
              <w:t>Geopotencial</w:t>
            </w:r>
            <w:r>
              <w:rPr>
                <w:noProof/>
                <w:webHidden/>
              </w:rPr>
              <w:tab/>
            </w:r>
            <w:r>
              <w:rPr>
                <w:noProof/>
                <w:webHidden/>
              </w:rPr>
              <w:fldChar w:fldCharType="begin"/>
            </w:r>
            <w:r>
              <w:rPr>
                <w:noProof/>
                <w:webHidden/>
              </w:rPr>
              <w:instrText xml:space="preserve"> PAGEREF _Toc506372332 \h </w:instrText>
            </w:r>
            <w:r>
              <w:rPr>
                <w:noProof/>
                <w:webHidden/>
              </w:rPr>
            </w:r>
            <w:r>
              <w:rPr>
                <w:noProof/>
                <w:webHidden/>
              </w:rPr>
              <w:fldChar w:fldCharType="separate"/>
            </w:r>
            <w:r>
              <w:rPr>
                <w:noProof/>
                <w:webHidden/>
              </w:rPr>
              <w:t>41</w:t>
            </w:r>
            <w:r>
              <w:rPr>
                <w:noProof/>
                <w:webHidden/>
              </w:rPr>
              <w:fldChar w:fldCharType="end"/>
            </w:r>
          </w:hyperlink>
        </w:p>
        <w:p w14:paraId="0403B948" w14:textId="77777777" w:rsidR="003358B3" w:rsidRDefault="003358B3">
          <w:pPr>
            <w:pStyle w:val="TDC3"/>
            <w:tabs>
              <w:tab w:val="right" w:leader="dot" w:pos="8828"/>
            </w:tabs>
            <w:rPr>
              <w:noProof/>
            </w:rPr>
          </w:pPr>
          <w:hyperlink w:anchor="_Toc506372333" w:history="1">
            <w:r w:rsidRPr="0089457A">
              <w:rPr>
                <w:rStyle w:val="Hipervnculo"/>
                <w:noProof/>
              </w:rPr>
              <w:t>Función Corriente</w:t>
            </w:r>
            <w:r>
              <w:rPr>
                <w:noProof/>
                <w:webHidden/>
              </w:rPr>
              <w:tab/>
            </w:r>
            <w:r>
              <w:rPr>
                <w:noProof/>
                <w:webHidden/>
              </w:rPr>
              <w:fldChar w:fldCharType="begin"/>
            </w:r>
            <w:r>
              <w:rPr>
                <w:noProof/>
                <w:webHidden/>
              </w:rPr>
              <w:instrText xml:space="preserve"> PAGEREF _Toc506372333 \h </w:instrText>
            </w:r>
            <w:r>
              <w:rPr>
                <w:noProof/>
                <w:webHidden/>
              </w:rPr>
            </w:r>
            <w:r>
              <w:rPr>
                <w:noProof/>
                <w:webHidden/>
              </w:rPr>
              <w:fldChar w:fldCharType="separate"/>
            </w:r>
            <w:r>
              <w:rPr>
                <w:noProof/>
                <w:webHidden/>
              </w:rPr>
              <w:t>45</w:t>
            </w:r>
            <w:r>
              <w:rPr>
                <w:noProof/>
                <w:webHidden/>
              </w:rPr>
              <w:fldChar w:fldCharType="end"/>
            </w:r>
          </w:hyperlink>
        </w:p>
        <w:p w14:paraId="1DE7AF6A" w14:textId="77777777" w:rsidR="003358B3" w:rsidRDefault="003358B3" w:rsidP="003358B3">
          <w:pPr>
            <w:pStyle w:val="TDC2"/>
            <w:rPr>
              <w:noProof/>
            </w:rPr>
            <w:pPrChange w:id="55"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"_Toc506372334"</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Composición de campos.</w:t>
          </w:r>
          <w:r>
            <w:rPr>
              <w:noProof/>
              <w:webHidden/>
            </w:rPr>
            <w:tab/>
          </w:r>
          <w:r>
            <w:rPr>
              <w:noProof/>
              <w:webHidden/>
            </w:rPr>
            <w:fldChar w:fldCharType="begin"/>
          </w:r>
          <w:r>
            <w:rPr>
              <w:noProof/>
              <w:webHidden/>
            </w:rPr>
            <w:instrText xml:space="preserve"> PAGEREF _Toc506372334 \h </w:instrText>
          </w:r>
          <w:r>
            <w:rPr>
              <w:noProof/>
              <w:webHidden/>
            </w:rPr>
          </w:r>
          <w:r>
            <w:rPr>
              <w:noProof/>
              <w:webHidden/>
            </w:rPr>
            <w:fldChar w:fldCharType="separate"/>
          </w:r>
          <w:r>
            <w:rPr>
              <w:noProof/>
              <w:webHidden/>
            </w:rPr>
            <w:t>45</w:t>
          </w:r>
          <w:r>
            <w:rPr>
              <w:noProof/>
              <w:webHidden/>
            </w:rPr>
            <w:fldChar w:fldCharType="end"/>
          </w:r>
          <w:r w:rsidRPr="0089457A">
            <w:rPr>
              <w:rStyle w:val="Hipervnculo"/>
              <w:noProof/>
            </w:rPr>
            <w:fldChar w:fldCharType="end"/>
          </w:r>
        </w:p>
        <w:p w14:paraId="5C412815" w14:textId="77777777" w:rsidR="003358B3" w:rsidRDefault="003358B3" w:rsidP="003358B3">
          <w:pPr>
            <w:pStyle w:val="TDC2"/>
            <w:rPr>
              <w:noProof/>
            </w:rPr>
            <w:pPrChange w:id="56"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"_Toc506372335"</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Fuentes de variabilidad interna</w:t>
          </w:r>
          <w:r>
            <w:rPr>
              <w:noProof/>
              <w:webHidden/>
            </w:rPr>
            <w:tab/>
          </w:r>
          <w:r>
            <w:rPr>
              <w:noProof/>
              <w:webHidden/>
            </w:rPr>
            <w:fldChar w:fldCharType="begin"/>
          </w:r>
          <w:r>
            <w:rPr>
              <w:noProof/>
              <w:webHidden/>
            </w:rPr>
            <w:instrText xml:space="preserve"> PAGEREF _Toc506372335 \h </w:instrText>
          </w:r>
          <w:r>
            <w:rPr>
              <w:noProof/>
              <w:webHidden/>
            </w:rPr>
          </w:r>
          <w:r>
            <w:rPr>
              <w:noProof/>
              <w:webHidden/>
            </w:rPr>
            <w:fldChar w:fldCharType="separate"/>
          </w:r>
          <w:r>
            <w:rPr>
              <w:noProof/>
              <w:webHidden/>
            </w:rPr>
            <w:t>50</w:t>
          </w:r>
          <w:r>
            <w:rPr>
              <w:noProof/>
              <w:webHidden/>
            </w:rPr>
            <w:fldChar w:fldCharType="end"/>
          </w:r>
          <w:r w:rsidRPr="0089457A">
            <w:rPr>
              <w:rStyle w:val="Hipervnculo"/>
              <w:noProof/>
            </w:rPr>
            <w:fldChar w:fldCharType="end"/>
          </w:r>
        </w:p>
        <w:p w14:paraId="4AAB9EC5" w14:textId="77777777" w:rsidR="003358B3" w:rsidRDefault="003358B3" w:rsidP="003358B3">
          <w:pPr>
            <w:pStyle w:val="TDC2"/>
            <w:rPr>
              <w:noProof/>
            </w:rPr>
            <w:pPrChange w:id="57"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"_Toc506372336"</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Fuentes externas</w:t>
          </w:r>
          <w:r>
            <w:rPr>
              <w:noProof/>
              <w:webHidden/>
            </w:rPr>
            <w:tab/>
          </w:r>
          <w:r>
            <w:rPr>
              <w:noProof/>
              <w:webHidden/>
            </w:rPr>
            <w:fldChar w:fldCharType="begin"/>
          </w:r>
          <w:r>
            <w:rPr>
              <w:noProof/>
              <w:webHidden/>
            </w:rPr>
            <w:instrText xml:space="preserve"> PAGEREF _Toc506372336 \h </w:instrText>
          </w:r>
          <w:r>
            <w:rPr>
              <w:noProof/>
              <w:webHidden/>
            </w:rPr>
          </w:r>
          <w:r>
            <w:rPr>
              <w:noProof/>
              <w:webHidden/>
            </w:rPr>
            <w:fldChar w:fldCharType="separate"/>
          </w:r>
          <w:r>
            <w:rPr>
              <w:noProof/>
              <w:webHidden/>
            </w:rPr>
            <w:t>50</w:t>
          </w:r>
          <w:r>
            <w:rPr>
              <w:noProof/>
              <w:webHidden/>
            </w:rPr>
            <w:fldChar w:fldCharType="end"/>
          </w:r>
          <w:r w:rsidRPr="0089457A">
            <w:rPr>
              <w:rStyle w:val="Hipervnculo"/>
              <w:noProof/>
            </w:rPr>
            <w:fldChar w:fldCharType="end"/>
          </w:r>
        </w:p>
        <w:p w14:paraId="34F6D00C" w14:textId="77777777" w:rsidR="003358B3" w:rsidRDefault="003358B3">
          <w:pPr>
            <w:pStyle w:val="TDC3"/>
            <w:tabs>
              <w:tab w:val="right" w:leader="dot" w:pos="8828"/>
            </w:tabs>
            <w:rPr>
              <w:noProof/>
            </w:rPr>
          </w:pPr>
          <w:hyperlink w:anchor="_Toc506372337" w:history="1">
            <w:r w:rsidRPr="0089457A">
              <w:rPr>
                <w:rStyle w:val="Hipervnculo"/>
                <w:noProof/>
              </w:rPr>
              <w:t>SST</w:t>
            </w:r>
            <w:r>
              <w:rPr>
                <w:noProof/>
                <w:webHidden/>
              </w:rPr>
              <w:tab/>
            </w:r>
            <w:r>
              <w:rPr>
                <w:noProof/>
                <w:webHidden/>
              </w:rPr>
              <w:fldChar w:fldCharType="begin"/>
            </w:r>
            <w:r>
              <w:rPr>
                <w:noProof/>
                <w:webHidden/>
              </w:rPr>
              <w:instrText xml:space="preserve"> PAGEREF _Toc506372337 \h </w:instrText>
            </w:r>
            <w:r>
              <w:rPr>
                <w:noProof/>
                <w:webHidden/>
              </w:rPr>
            </w:r>
            <w:r>
              <w:rPr>
                <w:noProof/>
                <w:webHidden/>
              </w:rPr>
              <w:fldChar w:fldCharType="separate"/>
            </w:r>
            <w:r>
              <w:rPr>
                <w:noProof/>
                <w:webHidden/>
              </w:rPr>
              <w:t>50</w:t>
            </w:r>
            <w:r>
              <w:rPr>
                <w:noProof/>
                <w:webHidden/>
              </w:rPr>
              <w:fldChar w:fldCharType="end"/>
            </w:r>
          </w:hyperlink>
        </w:p>
        <w:p w14:paraId="7B982616" w14:textId="77777777" w:rsidR="003358B3" w:rsidRDefault="003358B3" w:rsidP="003358B3">
          <w:pPr>
            <w:pStyle w:val="TDC1"/>
            <w:rPr>
              <w:noProof/>
            </w:rPr>
            <w:pPrChange w:id="58" w:author="Carolina Vera" w:date="2018-02-14T11:55:00Z">
              <w:pPr>
                <w:pStyle w:val="TDC1"/>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"_Toc506372338"</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Experimentos</w:t>
          </w:r>
          <w:r>
            <w:rPr>
              <w:noProof/>
              <w:webHidden/>
            </w:rPr>
            <w:tab/>
          </w:r>
          <w:r>
            <w:rPr>
              <w:noProof/>
              <w:webHidden/>
            </w:rPr>
            <w:fldChar w:fldCharType="begin"/>
          </w:r>
          <w:r>
            <w:rPr>
              <w:noProof/>
              <w:webHidden/>
            </w:rPr>
            <w:instrText xml:space="preserve"> PAGEREF _Toc506372338 \h </w:instrText>
          </w:r>
          <w:r>
            <w:rPr>
              <w:noProof/>
              <w:webHidden/>
            </w:rPr>
          </w:r>
          <w:r>
            <w:rPr>
              <w:noProof/>
              <w:webHidden/>
            </w:rPr>
            <w:fldChar w:fldCharType="separate"/>
          </w:r>
          <w:r>
            <w:rPr>
              <w:noProof/>
              <w:webHidden/>
            </w:rPr>
            <w:t>51</w:t>
          </w:r>
          <w:r>
            <w:rPr>
              <w:noProof/>
              <w:webHidden/>
            </w:rPr>
            <w:fldChar w:fldCharType="end"/>
          </w:r>
          <w:r w:rsidRPr="0089457A">
            <w:rPr>
              <w:rStyle w:val="Hipervnculo"/>
              <w:noProof/>
            </w:rPr>
            <w:fldChar w:fldCharType="end"/>
          </w:r>
        </w:p>
        <w:p w14:paraId="16FA1002" w14:textId="77777777" w:rsidR="003358B3" w:rsidRDefault="003358B3" w:rsidP="003358B3">
          <w:pPr>
            <w:pStyle w:val="TDC2"/>
            <w:rPr>
              <w:noProof/>
            </w:rPr>
            <w:pPrChange w:id="59"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"_Toc506372339"</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Validación SPEEDY</w:t>
          </w:r>
          <w:r>
            <w:rPr>
              <w:noProof/>
              <w:webHidden/>
            </w:rPr>
            <w:tab/>
          </w:r>
          <w:r>
            <w:rPr>
              <w:noProof/>
              <w:webHidden/>
            </w:rPr>
            <w:fldChar w:fldCharType="begin"/>
          </w:r>
          <w:r>
            <w:rPr>
              <w:noProof/>
              <w:webHidden/>
            </w:rPr>
            <w:instrText xml:space="preserve"> PAGEREF _Toc506372339 \h </w:instrText>
          </w:r>
          <w:r>
            <w:rPr>
              <w:noProof/>
              <w:webHidden/>
            </w:rPr>
          </w:r>
          <w:r>
            <w:rPr>
              <w:noProof/>
              <w:webHidden/>
            </w:rPr>
            <w:fldChar w:fldCharType="separate"/>
          </w:r>
          <w:r>
            <w:rPr>
              <w:noProof/>
              <w:webHidden/>
            </w:rPr>
            <w:t>51</w:t>
          </w:r>
          <w:r>
            <w:rPr>
              <w:noProof/>
              <w:webHidden/>
            </w:rPr>
            <w:fldChar w:fldCharType="end"/>
          </w:r>
          <w:r w:rsidRPr="0089457A">
            <w:rPr>
              <w:rStyle w:val="Hipervnculo"/>
              <w:noProof/>
            </w:rPr>
            <w:fldChar w:fldCharType="end"/>
          </w:r>
        </w:p>
        <w:p w14:paraId="1244D381" w14:textId="77777777" w:rsidR="003358B3" w:rsidRDefault="003358B3">
          <w:pPr>
            <w:pStyle w:val="TDC3"/>
            <w:tabs>
              <w:tab w:val="right" w:leader="dot" w:pos="8828"/>
            </w:tabs>
            <w:rPr>
              <w:noProof/>
            </w:rPr>
          </w:pPr>
          <w:hyperlink w:anchor="_Toc506372340" w:history="1">
            <w:r w:rsidRPr="0089457A">
              <w:rPr>
                <w:rStyle w:val="Hipervnculo"/>
                <w:noProof/>
              </w:rPr>
              <w:t>Altura Geopotencial</w:t>
            </w:r>
            <w:r>
              <w:rPr>
                <w:noProof/>
                <w:webHidden/>
              </w:rPr>
              <w:tab/>
            </w:r>
            <w:r>
              <w:rPr>
                <w:noProof/>
                <w:webHidden/>
              </w:rPr>
              <w:fldChar w:fldCharType="begin"/>
            </w:r>
            <w:r>
              <w:rPr>
                <w:noProof/>
                <w:webHidden/>
              </w:rPr>
              <w:instrText xml:space="preserve"> PAGEREF _Toc506372340 \h </w:instrText>
            </w:r>
            <w:r>
              <w:rPr>
                <w:noProof/>
                <w:webHidden/>
              </w:rPr>
            </w:r>
            <w:r>
              <w:rPr>
                <w:noProof/>
                <w:webHidden/>
              </w:rPr>
              <w:fldChar w:fldCharType="separate"/>
            </w:r>
            <w:r>
              <w:rPr>
                <w:noProof/>
                <w:webHidden/>
              </w:rPr>
              <w:t>51</w:t>
            </w:r>
            <w:r>
              <w:rPr>
                <w:noProof/>
                <w:webHidden/>
              </w:rPr>
              <w:fldChar w:fldCharType="end"/>
            </w:r>
          </w:hyperlink>
        </w:p>
        <w:p w14:paraId="7572A6DF" w14:textId="77777777" w:rsidR="003358B3" w:rsidRDefault="003358B3">
          <w:pPr>
            <w:pStyle w:val="TDC3"/>
            <w:tabs>
              <w:tab w:val="right" w:leader="dot" w:pos="8828"/>
            </w:tabs>
            <w:rPr>
              <w:noProof/>
            </w:rPr>
          </w:pPr>
          <w:hyperlink w:anchor="_Toc506372341" w:history="1">
            <w:r w:rsidRPr="0089457A">
              <w:rPr>
                <w:rStyle w:val="Hipervnculo"/>
                <w:noProof/>
              </w:rPr>
              <w:t>Temperatura</w:t>
            </w:r>
            <w:r>
              <w:rPr>
                <w:noProof/>
                <w:webHidden/>
              </w:rPr>
              <w:tab/>
            </w:r>
            <w:r>
              <w:rPr>
                <w:noProof/>
                <w:webHidden/>
              </w:rPr>
              <w:fldChar w:fldCharType="begin"/>
            </w:r>
            <w:r>
              <w:rPr>
                <w:noProof/>
                <w:webHidden/>
              </w:rPr>
              <w:instrText xml:space="preserve"> PAGEREF _Toc506372341 \h </w:instrText>
            </w:r>
            <w:r>
              <w:rPr>
                <w:noProof/>
                <w:webHidden/>
              </w:rPr>
            </w:r>
            <w:r>
              <w:rPr>
                <w:noProof/>
                <w:webHidden/>
              </w:rPr>
              <w:fldChar w:fldCharType="separate"/>
            </w:r>
            <w:r>
              <w:rPr>
                <w:noProof/>
                <w:webHidden/>
              </w:rPr>
              <w:t>53</w:t>
            </w:r>
            <w:r>
              <w:rPr>
                <w:noProof/>
                <w:webHidden/>
              </w:rPr>
              <w:fldChar w:fldCharType="end"/>
            </w:r>
          </w:hyperlink>
        </w:p>
        <w:p w14:paraId="4A789CE4" w14:textId="77777777" w:rsidR="003358B3" w:rsidRDefault="003358B3">
          <w:pPr>
            <w:pStyle w:val="TDC3"/>
            <w:tabs>
              <w:tab w:val="right" w:leader="dot" w:pos="8828"/>
            </w:tabs>
            <w:rPr>
              <w:noProof/>
            </w:rPr>
          </w:pPr>
          <w:hyperlink w:anchor="_Toc506372342" w:history="1">
            <w:r w:rsidRPr="0089457A">
              <w:rPr>
                <w:rStyle w:val="Hipervnculo"/>
                <w:noProof/>
              </w:rPr>
              <w:t>Viento zonal</w:t>
            </w:r>
            <w:r>
              <w:rPr>
                <w:noProof/>
                <w:webHidden/>
              </w:rPr>
              <w:tab/>
            </w:r>
            <w:r>
              <w:rPr>
                <w:noProof/>
                <w:webHidden/>
              </w:rPr>
              <w:fldChar w:fldCharType="begin"/>
            </w:r>
            <w:r>
              <w:rPr>
                <w:noProof/>
                <w:webHidden/>
              </w:rPr>
              <w:instrText xml:space="preserve"> PAGEREF _Toc506372342 \h </w:instrText>
            </w:r>
            <w:r>
              <w:rPr>
                <w:noProof/>
                <w:webHidden/>
              </w:rPr>
            </w:r>
            <w:r>
              <w:rPr>
                <w:noProof/>
                <w:webHidden/>
              </w:rPr>
              <w:fldChar w:fldCharType="separate"/>
            </w:r>
            <w:r>
              <w:rPr>
                <w:noProof/>
                <w:webHidden/>
              </w:rPr>
              <w:t>55</w:t>
            </w:r>
            <w:r>
              <w:rPr>
                <w:noProof/>
                <w:webHidden/>
              </w:rPr>
              <w:fldChar w:fldCharType="end"/>
            </w:r>
          </w:hyperlink>
        </w:p>
        <w:p w14:paraId="1027B59E" w14:textId="77777777" w:rsidR="003358B3" w:rsidRDefault="003358B3">
          <w:pPr>
            <w:pStyle w:val="TDC3"/>
            <w:tabs>
              <w:tab w:val="right" w:leader="dot" w:pos="8828"/>
            </w:tabs>
            <w:rPr>
              <w:noProof/>
            </w:rPr>
          </w:pPr>
          <w:hyperlink w:anchor="_Toc506372343" w:history="1">
            <w:r w:rsidRPr="0089457A">
              <w:rPr>
                <w:rStyle w:val="Hipervnculo"/>
                <w:noProof/>
              </w:rPr>
              <w:t>Gradiente meridional de vorticidad absoluta</w:t>
            </w:r>
            <w:r>
              <w:rPr>
                <w:noProof/>
                <w:webHidden/>
              </w:rPr>
              <w:tab/>
            </w:r>
            <w:r>
              <w:rPr>
                <w:noProof/>
                <w:webHidden/>
              </w:rPr>
              <w:fldChar w:fldCharType="begin"/>
            </w:r>
            <w:r>
              <w:rPr>
                <w:noProof/>
                <w:webHidden/>
              </w:rPr>
              <w:instrText xml:space="preserve"> PAGEREF _Toc506372343 \h </w:instrText>
            </w:r>
            <w:r>
              <w:rPr>
                <w:noProof/>
                <w:webHidden/>
              </w:rPr>
            </w:r>
            <w:r>
              <w:rPr>
                <w:noProof/>
                <w:webHidden/>
              </w:rPr>
              <w:fldChar w:fldCharType="separate"/>
            </w:r>
            <w:r>
              <w:rPr>
                <w:noProof/>
                <w:webHidden/>
              </w:rPr>
              <w:t>56</w:t>
            </w:r>
            <w:r>
              <w:rPr>
                <w:noProof/>
                <w:webHidden/>
              </w:rPr>
              <w:fldChar w:fldCharType="end"/>
            </w:r>
          </w:hyperlink>
        </w:p>
        <w:p w14:paraId="5E6F1942" w14:textId="77777777" w:rsidR="003358B3" w:rsidRDefault="003358B3">
          <w:pPr>
            <w:pStyle w:val="TDC3"/>
            <w:tabs>
              <w:tab w:val="right" w:leader="dot" w:pos="8828"/>
            </w:tabs>
            <w:rPr>
              <w:noProof/>
            </w:rPr>
          </w:pPr>
          <w:hyperlink w:anchor="_Toc506372344" w:history="1">
            <w:r w:rsidRPr="0089457A">
              <w:rPr>
                <w:rStyle w:val="Hipervnculo"/>
                <w:noProof/>
              </w:rPr>
              <w:t>Número de onda estacionaria</w:t>
            </w:r>
            <w:r>
              <w:rPr>
                <w:noProof/>
                <w:webHidden/>
              </w:rPr>
              <w:tab/>
            </w:r>
            <w:r>
              <w:rPr>
                <w:noProof/>
                <w:webHidden/>
              </w:rPr>
              <w:fldChar w:fldCharType="begin"/>
            </w:r>
            <w:r>
              <w:rPr>
                <w:noProof/>
                <w:webHidden/>
              </w:rPr>
              <w:instrText xml:space="preserve"> PAGEREF _Toc506372344 \h </w:instrText>
            </w:r>
            <w:r>
              <w:rPr>
                <w:noProof/>
                <w:webHidden/>
              </w:rPr>
            </w:r>
            <w:r>
              <w:rPr>
                <w:noProof/>
                <w:webHidden/>
              </w:rPr>
              <w:fldChar w:fldCharType="separate"/>
            </w:r>
            <w:r>
              <w:rPr>
                <w:noProof/>
                <w:webHidden/>
              </w:rPr>
              <w:t>57</w:t>
            </w:r>
            <w:r>
              <w:rPr>
                <w:noProof/>
                <w:webHidden/>
              </w:rPr>
              <w:fldChar w:fldCharType="end"/>
            </w:r>
          </w:hyperlink>
        </w:p>
        <w:p w14:paraId="6728CEEB" w14:textId="77777777" w:rsidR="003358B3" w:rsidRDefault="003358B3">
          <w:pPr>
            <w:pStyle w:val="TDC3"/>
            <w:tabs>
              <w:tab w:val="right" w:leader="dot" w:pos="8828"/>
            </w:tabs>
            <w:rPr>
              <w:noProof/>
            </w:rPr>
          </w:pPr>
          <w:hyperlink w:anchor="_Toc506372345" w:history="1">
            <w:r w:rsidRPr="0089457A">
              <w:rPr>
                <w:rStyle w:val="Hipervnculo"/>
                <w:noProof/>
              </w:rPr>
              <w:t>Función corriente</w:t>
            </w:r>
            <w:r>
              <w:rPr>
                <w:noProof/>
                <w:webHidden/>
              </w:rPr>
              <w:tab/>
            </w:r>
            <w:r>
              <w:rPr>
                <w:noProof/>
                <w:webHidden/>
              </w:rPr>
              <w:fldChar w:fldCharType="begin"/>
            </w:r>
            <w:r>
              <w:rPr>
                <w:noProof/>
                <w:webHidden/>
              </w:rPr>
              <w:instrText xml:space="preserve"> PAGEREF _Toc506372345 \h </w:instrText>
            </w:r>
            <w:r>
              <w:rPr>
                <w:noProof/>
                <w:webHidden/>
              </w:rPr>
            </w:r>
            <w:r>
              <w:rPr>
                <w:noProof/>
                <w:webHidden/>
              </w:rPr>
              <w:fldChar w:fldCharType="separate"/>
            </w:r>
            <w:r>
              <w:rPr>
                <w:noProof/>
                <w:webHidden/>
              </w:rPr>
              <w:t>59</w:t>
            </w:r>
            <w:r>
              <w:rPr>
                <w:noProof/>
                <w:webHidden/>
              </w:rPr>
              <w:fldChar w:fldCharType="end"/>
            </w:r>
          </w:hyperlink>
        </w:p>
        <w:p w14:paraId="2396F453" w14:textId="77777777" w:rsidR="003358B3" w:rsidRDefault="003358B3">
          <w:pPr>
            <w:pStyle w:val="TDC3"/>
            <w:tabs>
              <w:tab w:val="right" w:leader="dot" w:pos="8828"/>
            </w:tabs>
            <w:rPr>
              <w:noProof/>
            </w:rPr>
          </w:pPr>
          <w:hyperlink w:anchor="_Toc506372346" w:history="1">
            <w:r w:rsidRPr="0089457A">
              <w:rPr>
                <w:rStyle w:val="Hipervnculo"/>
                <w:noProof/>
              </w:rPr>
              <w:t>Onda 3</w:t>
            </w:r>
            <w:r>
              <w:rPr>
                <w:noProof/>
                <w:webHidden/>
              </w:rPr>
              <w:tab/>
            </w:r>
            <w:r>
              <w:rPr>
                <w:noProof/>
                <w:webHidden/>
              </w:rPr>
              <w:fldChar w:fldCharType="begin"/>
            </w:r>
            <w:r>
              <w:rPr>
                <w:noProof/>
                <w:webHidden/>
              </w:rPr>
              <w:instrText xml:space="preserve"> PAGEREF _Toc506372346 \h </w:instrText>
            </w:r>
            <w:r>
              <w:rPr>
                <w:noProof/>
                <w:webHidden/>
              </w:rPr>
            </w:r>
            <w:r>
              <w:rPr>
                <w:noProof/>
                <w:webHidden/>
              </w:rPr>
              <w:fldChar w:fldCharType="separate"/>
            </w:r>
            <w:r>
              <w:rPr>
                <w:noProof/>
                <w:webHidden/>
              </w:rPr>
              <w:t>59</w:t>
            </w:r>
            <w:r>
              <w:rPr>
                <w:noProof/>
                <w:webHidden/>
              </w:rPr>
              <w:fldChar w:fldCharType="end"/>
            </w:r>
          </w:hyperlink>
        </w:p>
        <w:p w14:paraId="7127DDA8" w14:textId="77777777" w:rsidR="003358B3" w:rsidRDefault="003358B3" w:rsidP="003358B3">
          <w:pPr>
            <w:pStyle w:val="TDC2"/>
            <w:rPr>
              <w:noProof/>
            </w:rPr>
            <w:pPrChange w:id="60"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"_Toc506372347"</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Comparación</w:t>
          </w:r>
          <w:r>
            <w:rPr>
              <w:noProof/>
              <w:webHidden/>
            </w:rPr>
            <w:tab/>
          </w:r>
          <w:r>
            <w:rPr>
              <w:noProof/>
              <w:webHidden/>
            </w:rPr>
            <w:fldChar w:fldCharType="begin"/>
          </w:r>
          <w:r>
            <w:rPr>
              <w:noProof/>
              <w:webHidden/>
            </w:rPr>
            <w:instrText xml:space="preserve"> PAGEREF _Toc506372347 \h </w:instrText>
          </w:r>
          <w:r>
            <w:rPr>
              <w:noProof/>
              <w:webHidden/>
            </w:rPr>
          </w:r>
          <w:r>
            <w:rPr>
              <w:noProof/>
              <w:webHidden/>
            </w:rPr>
            <w:fldChar w:fldCharType="separate"/>
          </w:r>
          <w:r>
            <w:rPr>
              <w:noProof/>
              <w:webHidden/>
            </w:rPr>
            <w:t>60</w:t>
          </w:r>
          <w:r>
            <w:rPr>
              <w:noProof/>
              <w:webHidden/>
            </w:rPr>
            <w:fldChar w:fldCharType="end"/>
          </w:r>
          <w:r w:rsidRPr="0089457A">
            <w:rPr>
              <w:rStyle w:val="Hipervnculo"/>
              <w:noProof/>
            </w:rPr>
            <w:fldChar w:fldCharType="end"/>
          </w:r>
        </w:p>
        <w:p w14:paraId="216F5724" w14:textId="77777777" w:rsidR="003358B3" w:rsidRDefault="003358B3">
          <w:pPr>
            <w:pStyle w:val="TDC3"/>
            <w:tabs>
              <w:tab w:val="right" w:leader="dot" w:pos="8828"/>
            </w:tabs>
            <w:rPr>
              <w:noProof/>
            </w:rPr>
          </w:pPr>
          <w:hyperlink w:anchor="_Toc506372348" w:history="1">
            <w:r w:rsidRPr="0089457A">
              <w:rPr>
                <w:rStyle w:val="Hipervnculo"/>
                <w:noProof/>
              </w:rPr>
              <w:t>Temperatura</w:t>
            </w:r>
            <w:r>
              <w:rPr>
                <w:noProof/>
                <w:webHidden/>
              </w:rPr>
              <w:tab/>
            </w:r>
            <w:r>
              <w:rPr>
                <w:noProof/>
                <w:webHidden/>
              </w:rPr>
              <w:fldChar w:fldCharType="begin"/>
            </w:r>
            <w:r>
              <w:rPr>
                <w:noProof/>
                <w:webHidden/>
              </w:rPr>
              <w:instrText xml:space="preserve"> PAGEREF _Toc506372348 \h </w:instrText>
            </w:r>
            <w:r>
              <w:rPr>
                <w:noProof/>
                <w:webHidden/>
              </w:rPr>
            </w:r>
            <w:r>
              <w:rPr>
                <w:noProof/>
                <w:webHidden/>
              </w:rPr>
              <w:fldChar w:fldCharType="separate"/>
            </w:r>
            <w:r>
              <w:rPr>
                <w:noProof/>
                <w:webHidden/>
              </w:rPr>
              <w:t>61</w:t>
            </w:r>
            <w:r>
              <w:rPr>
                <w:noProof/>
                <w:webHidden/>
              </w:rPr>
              <w:fldChar w:fldCharType="end"/>
            </w:r>
          </w:hyperlink>
        </w:p>
        <w:p w14:paraId="476EC324" w14:textId="77777777" w:rsidR="003358B3" w:rsidRDefault="003358B3">
          <w:pPr>
            <w:pStyle w:val="TDC3"/>
            <w:tabs>
              <w:tab w:val="right" w:leader="dot" w:pos="8828"/>
            </w:tabs>
            <w:rPr>
              <w:noProof/>
            </w:rPr>
          </w:pPr>
          <w:hyperlink w:anchor="_Toc506372349" w:history="1">
            <w:r w:rsidRPr="0089457A">
              <w:rPr>
                <w:rStyle w:val="Hipervnculo"/>
                <w:noProof/>
              </w:rPr>
              <w:t>Viento zonal</w:t>
            </w:r>
            <w:r>
              <w:rPr>
                <w:noProof/>
                <w:webHidden/>
              </w:rPr>
              <w:tab/>
            </w:r>
            <w:r>
              <w:rPr>
                <w:noProof/>
                <w:webHidden/>
              </w:rPr>
              <w:fldChar w:fldCharType="begin"/>
            </w:r>
            <w:r>
              <w:rPr>
                <w:noProof/>
                <w:webHidden/>
              </w:rPr>
              <w:instrText xml:space="preserve"> PAGEREF _Toc506372349 \h </w:instrText>
            </w:r>
            <w:r>
              <w:rPr>
                <w:noProof/>
                <w:webHidden/>
              </w:rPr>
            </w:r>
            <w:r>
              <w:rPr>
                <w:noProof/>
                <w:webHidden/>
              </w:rPr>
              <w:fldChar w:fldCharType="separate"/>
            </w:r>
            <w:r>
              <w:rPr>
                <w:noProof/>
                <w:webHidden/>
              </w:rPr>
              <w:t>63</w:t>
            </w:r>
            <w:r>
              <w:rPr>
                <w:noProof/>
                <w:webHidden/>
              </w:rPr>
              <w:fldChar w:fldCharType="end"/>
            </w:r>
          </w:hyperlink>
        </w:p>
        <w:p w14:paraId="7F41055B" w14:textId="77777777" w:rsidR="003358B3" w:rsidRDefault="003358B3">
          <w:pPr>
            <w:pStyle w:val="TDC3"/>
            <w:tabs>
              <w:tab w:val="right" w:leader="dot" w:pos="8828"/>
            </w:tabs>
            <w:rPr>
              <w:noProof/>
            </w:rPr>
          </w:pPr>
          <w:hyperlink w:anchor="_Toc506372350" w:history="1">
            <w:r w:rsidRPr="0089457A">
              <w:rPr>
                <w:rStyle w:val="Hipervnculo"/>
                <w:noProof/>
              </w:rPr>
              <w:t>Función corriente</w:t>
            </w:r>
            <w:r>
              <w:rPr>
                <w:noProof/>
                <w:webHidden/>
              </w:rPr>
              <w:tab/>
            </w:r>
            <w:r>
              <w:rPr>
                <w:noProof/>
                <w:webHidden/>
              </w:rPr>
              <w:fldChar w:fldCharType="begin"/>
            </w:r>
            <w:r>
              <w:rPr>
                <w:noProof/>
                <w:webHidden/>
              </w:rPr>
              <w:instrText xml:space="preserve"> PAGEREF _Toc506372350 \h </w:instrText>
            </w:r>
            <w:r>
              <w:rPr>
                <w:noProof/>
                <w:webHidden/>
              </w:rPr>
            </w:r>
            <w:r>
              <w:rPr>
                <w:noProof/>
                <w:webHidden/>
              </w:rPr>
              <w:fldChar w:fldCharType="separate"/>
            </w:r>
            <w:r>
              <w:rPr>
                <w:noProof/>
                <w:webHidden/>
              </w:rPr>
              <w:t>64</w:t>
            </w:r>
            <w:r>
              <w:rPr>
                <w:noProof/>
                <w:webHidden/>
              </w:rPr>
              <w:fldChar w:fldCharType="end"/>
            </w:r>
          </w:hyperlink>
        </w:p>
        <w:p w14:paraId="7C77669F" w14:textId="77777777" w:rsidR="003358B3" w:rsidRDefault="003358B3">
          <w:pPr>
            <w:pStyle w:val="TDC3"/>
            <w:tabs>
              <w:tab w:val="right" w:leader="dot" w:pos="8828"/>
            </w:tabs>
            <w:rPr>
              <w:noProof/>
            </w:rPr>
          </w:pPr>
          <w:hyperlink w:anchor="_Toc506372351" w:history="1">
            <w:r w:rsidRPr="0089457A">
              <w:rPr>
                <w:rStyle w:val="Hipervnculo"/>
                <w:noProof/>
              </w:rPr>
              <w:t>Onda 3</w:t>
            </w:r>
            <w:r>
              <w:rPr>
                <w:noProof/>
                <w:webHidden/>
              </w:rPr>
              <w:tab/>
            </w:r>
            <w:r>
              <w:rPr>
                <w:noProof/>
                <w:webHidden/>
              </w:rPr>
              <w:fldChar w:fldCharType="begin"/>
            </w:r>
            <w:r>
              <w:rPr>
                <w:noProof/>
                <w:webHidden/>
              </w:rPr>
              <w:instrText xml:space="preserve"> PAGEREF _Toc506372351 \h </w:instrText>
            </w:r>
            <w:r>
              <w:rPr>
                <w:noProof/>
                <w:webHidden/>
              </w:rPr>
            </w:r>
            <w:r>
              <w:rPr>
                <w:noProof/>
                <w:webHidden/>
              </w:rPr>
              <w:fldChar w:fldCharType="separate"/>
            </w:r>
            <w:r>
              <w:rPr>
                <w:noProof/>
                <w:webHidden/>
              </w:rPr>
              <w:t>65</w:t>
            </w:r>
            <w:r>
              <w:rPr>
                <w:noProof/>
                <w:webHidden/>
              </w:rPr>
              <w:fldChar w:fldCharType="end"/>
            </w:r>
          </w:hyperlink>
        </w:p>
        <w:p w14:paraId="0BA8D7A1" w14:textId="77777777" w:rsidR="003358B3" w:rsidRDefault="003358B3" w:rsidP="003358B3">
          <w:pPr>
            <w:pStyle w:val="TDC2"/>
            <w:rPr>
              <w:noProof/>
            </w:rPr>
            <w:pPrChange w:id="61"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"_Toc506372352"</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Regresión</w:t>
          </w:r>
          <w:r>
            <w:rPr>
              <w:noProof/>
              <w:webHidden/>
            </w:rPr>
            <w:tab/>
          </w:r>
          <w:r>
            <w:rPr>
              <w:noProof/>
              <w:webHidden/>
            </w:rPr>
            <w:fldChar w:fldCharType="begin"/>
          </w:r>
          <w:r>
            <w:rPr>
              <w:noProof/>
              <w:webHidden/>
            </w:rPr>
            <w:instrText xml:space="preserve"> PAGEREF _Toc506372352 \h </w:instrText>
          </w:r>
          <w:r>
            <w:rPr>
              <w:noProof/>
              <w:webHidden/>
            </w:rPr>
          </w:r>
          <w:r>
            <w:rPr>
              <w:noProof/>
              <w:webHidden/>
            </w:rPr>
            <w:fldChar w:fldCharType="separate"/>
          </w:r>
          <w:r>
            <w:rPr>
              <w:noProof/>
              <w:webHidden/>
            </w:rPr>
            <w:t>67</w:t>
          </w:r>
          <w:r>
            <w:rPr>
              <w:noProof/>
              <w:webHidden/>
            </w:rPr>
            <w:fldChar w:fldCharType="end"/>
          </w:r>
          <w:r w:rsidRPr="0089457A">
            <w:rPr>
              <w:rStyle w:val="Hipervnculo"/>
              <w:noProof/>
            </w:rPr>
            <w:fldChar w:fldCharType="end"/>
          </w:r>
        </w:p>
        <w:p w14:paraId="6764E452" w14:textId="77777777" w:rsidR="003358B3" w:rsidRDefault="003358B3" w:rsidP="003358B3">
          <w:pPr>
            <w:pStyle w:val="TDC2"/>
            <w:rPr>
              <w:noProof/>
            </w:rPr>
            <w:pPrChange w:id="62" w:author="Carolina Vera" w:date="2018-02-14T11:55:00Z">
              <w:pPr>
                <w:pStyle w:val="TDC2"/>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"_Toc506372353"</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Cosas inesperadas…</w:t>
          </w:r>
          <w:r>
            <w:rPr>
              <w:noProof/>
              <w:webHidden/>
            </w:rPr>
            <w:tab/>
          </w:r>
          <w:r>
            <w:rPr>
              <w:noProof/>
              <w:webHidden/>
            </w:rPr>
            <w:fldChar w:fldCharType="begin"/>
          </w:r>
          <w:r>
            <w:rPr>
              <w:noProof/>
              <w:webHidden/>
            </w:rPr>
            <w:instrText xml:space="preserve"> PAGEREF _Toc506372353 \h </w:instrText>
          </w:r>
          <w:r>
            <w:rPr>
              <w:noProof/>
              <w:webHidden/>
            </w:rPr>
          </w:r>
          <w:r>
            <w:rPr>
              <w:noProof/>
              <w:webHidden/>
            </w:rPr>
            <w:fldChar w:fldCharType="separate"/>
          </w:r>
          <w:r>
            <w:rPr>
              <w:noProof/>
              <w:webHidden/>
            </w:rPr>
            <w:t>68</w:t>
          </w:r>
          <w:r>
            <w:rPr>
              <w:noProof/>
              <w:webHidden/>
            </w:rPr>
            <w:fldChar w:fldCharType="end"/>
          </w:r>
          <w:r w:rsidRPr="0089457A">
            <w:rPr>
              <w:rStyle w:val="Hipervnculo"/>
              <w:noProof/>
            </w:rPr>
            <w:fldChar w:fldCharType="end"/>
          </w:r>
        </w:p>
        <w:p w14:paraId="24981DC5" w14:textId="77777777" w:rsidR="003358B3" w:rsidRDefault="003358B3" w:rsidP="003358B3">
          <w:pPr>
            <w:pStyle w:val="TDC1"/>
            <w:rPr>
              <w:noProof/>
            </w:rPr>
            <w:pPrChange w:id="63" w:author="Carolina Vera" w:date="2018-02-14T11:55:00Z">
              <w:pPr>
                <w:pStyle w:val="TDC1"/>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"_Toc506372354"</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Conclusiones</w:t>
          </w:r>
          <w:r>
            <w:rPr>
              <w:noProof/>
              <w:webHidden/>
            </w:rPr>
            <w:tab/>
          </w:r>
          <w:r>
            <w:rPr>
              <w:noProof/>
              <w:webHidden/>
            </w:rPr>
            <w:fldChar w:fldCharType="begin"/>
          </w:r>
          <w:r>
            <w:rPr>
              <w:noProof/>
              <w:webHidden/>
            </w:rPr>
            <w:instrText xml:space="preserve"> PAGEREF _Toc506372354 \h </w:instrText>
          </w:r>
          <w:r>
            <w:rPr>
              <w:noProof/>
              <w:webHidden/>
            </w:rPr>
          </w:r>
          <w:r>
            <w:rPr>
              <w:noProof/>
              <w:webHidden/>
            </w:rPr>
            <w:fldChar w:fldCharType="separate"/>
          </w:r>
          <w:r>
            <w:rPr>
              <w:noProof/>
              <w:webHidden/>
            </w:rPr>
            <w:t>68</w:t>
          </w:r>
          <w:r>
            <w:rPr>
              <w:noProof/>
              <w:webHidden/>
            </w:rPr>
            <w:fldChar w:fldCharType="end"/>
          </w:r>
          <w:r w:rsidRPr="0089457A">
            <w:rPr>
              <w:rStyle w:val="Hipervnculo"/>
              <w:noProof/>
            </w:rPr>
            <w:fldChar w:fldCharType="end"/>
          </w:r>
        </w:p>
        <w:p w14:paraId="7ABACB54" w14:textId="77777777" w:rsidR="003358B3" w:rsidRDefault="003358B3" w:rsidP="003358B3">
          <w:pPr>
            <w:pStyle w:val="TDC1"/>
            <w:rPr>
              <w:noProof/>
            </w:rPr>
            <w:pPrChange w:id="64" w:author="Carolina Vera" w:date="2018-02-14T11:55:00Z">
              <w:pPr>
                <w:pStyle w:val="TDC1"/>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"_Toc506372355"</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Agradecimientos</w:t>
          </w:r>
          <w:r>
            <w:rPr>
              <w:noProof/>
              <w:webHidden/>
            </w:rPr>
            <w:tab/>
          </w:r>
          <w:r>
            <w:rPr>
              <w:noProof/>
              <w:webHidden/>
            </w:rPr>
            <w:fldChar w:fldCharType="begin"/>
          </w:r>
          <w:r>
            <w:rPr>
              <w:noProof/>
              <w:webHidden/>
            </w:rPr>
            <w:instrText xml:space="preserve"> PAGEREF _Toc506372355 \h </w:instrText>
          </w:r>
          <w:r>
            <w:rPr>
              <w:noProof/>
              <w:webHidden/>
            </w:rPr>
          </w:r>
          <w:r>
            <w:rPr>
              <w:noProof/>
              <w:webHidden/>
            </w:rPr>
            <w:fldChar w:fldCharType="separate"/>
          </w:r>
          <w:r>
            <w:rPr>
              <w:noProof/>
              <w:webHidden/>
            </w:rPr>
            <w:t>68</w:t>
          </w:r>
          <w:r>
            <w:rPr>
              <w:noProof/>
              <w:webHidden/>
            </w:rPr>
            <w:fldChar w:fldCharType="end"/>
          </w:r>
          <w:r w:rsidRPr="0089457A">
            <w:rPr>
              <w:rStyle w:val="Hipervnculo"/>
              <w:noProof/>
            </w:rPr>
            <w:fldChar w:fldCharType="end"/>
          </w:r>
        </w:p>
        <w:p w14:paraId="6B1761A1" w14:textId="77777777" w:rsidR="003358B3" w:rsidRDefault="003358B3" w:rsidP="003358B3">
          <w:pPr>
            <w:pStyle w:val="TDC1"/>
            <w:rPr>
              <w:noProof/>
            </w:rPr>
            <w:pPrChange w:id="65" w:author="Carolina Vera" w:date="2018-02-14T11:55:00Z">
              <w:pPr>
                <w:pStyle w:val="TDC1"/>
                <w:tabs>
                  <w:tab w:val="right" w:leader="dot" w:pos="8828"/>
                </w:tabs>
              </w:pPr>
            </w:pPrChange>
          </w:pPr>
          <w:r w:rsidRPr="0089457A">
            <w:rPr>
              <w:rStyle w:val="Hipervnculo"/>
              <w:noProof/>
            </w:rPr>
            <w:fldChar w:fldCharType="begin"/>
          </w:r>
          <w:r w:rsidRPr="0089457A">
            <w:rPr>
              <w:rStyle w:val="Hipervnculo"/>
              <w:noProof/>
            </w:rPr>
            <w:instrText xml:space="preserve"> </w:instrText>
          </w:r>
          <w:r>
            <w:rPr>
              <w:noProof/>
            </w:rPr>
            <w:instrText>HYPERLINK \l "_Toc506372356"</w:instrText>
          </w:r>
          <w:r w:rsidRPr="0089457A">
            <w:rPr>
              <w:rStyle w:val="Hipervnculo"/>
              <w:noProof/>
            </w:rPr>
            <w:instrText xml:space="preserve"> </w:instrText>
          </w:r>
          <w:r w:rsidRPr="0089457A">
            <w:rPr>
              <w:rStyle w:val="Hipervnculo"/>
              <w:noProof/>
            </w:rPr>
          </w:r>
          <w:r w:rsidRPr="0089457A">
            <w:rPr>
              <w:rStyle w:val="Hipervnculo"/>
              <w:noProof/>
            </w:rPr>
            <w:fldChar w:fldCharType="separate"/>
          </w:r>
          <w:r w:rsidRPr="0089457A">
            <w:rPr>
              <w:rStyle w:val="Hipervnculo"/>
              <w:noProof/>
            </w:rPr>
            <w:t>Referencias</w:t>
          </w:r>
          <w:r>
            <w:rPr>
              <w:noProof/>
              <w:webHidden/>
            </w:rPr>
            <w:tab/>
          </w:r>
          <w:r>
            <w:rPr>
              <w:noProof/>
              <w:webHidden/>
            </w:rPr>
            <w:fldChar w:fldCharType="begin"/>
          </w:r>
          <w:r>
            <w:rPr>
              <w:noProof/>
              <w:webHidden/>
            </w:rPr>
            <w:instrText xml:space="preserve"> PAGEREF _Toc506372356 \h </w:instrText>
          </w:r>
          <w:r>
            <w:rPr>
              <w:noProof/>
              <w:webHidden/>
            </w:rPr>
          </w:r>
          <w:r>
            <w:rPr>
              <w:noProof/>
              <w:webHidden/>
            </w:rPr>
            <w:fldChar w:fldCharType="separate"/>
          </w:r>
          <w:r>
            <w:rPr>
              <w:noProof/>
              <w:webHidden/>
            </w:rPr>
            <w:t>68</w:t>
          </w:r>
          <w:r>
            <w:rPr>
              <w:noProof/>
              <w:webHidden/>
            </w:rPr>
            <w:fldChar w:fldCharType="end"/>
          </w:r>
          <w:r w:rsidRPr="0089457A">
            <w:rPr>
              <w:rStyle w:val="Hipervnculo"/>
              <w:noProof/>
            </w:rPr>
            <w:fldChar w:fldCharType="end"/>
          </w:r>
        </w:p>
        <w:p w14:paraId="7B095119" w14:textId="77777777" w:rsidR="005D05CE" w:rsidRDefault="00B810C9">
          <w:r>
            <w:fldChar w:fldCharType="end"/>
          </w:r>
          <w:commentRangeEnd w:id="24"/>
          <w:r w:rsidR="003358B3">
            <w:rPr>
              <w:rStyle w:val="Refdecomentario"/>
            </w:rPr>
            <w:commentReference w:id="24"/>
          </w:r>
        </w:p>
      </w:sdtContent>
    </w:sdt>
    <w:p w14:paraId="2F7936C7" w14:textId="77777777" w:rsidR="005D05CE" w:rsidRDefault="00B810C9">
      <w:pPr>
        <w:pStyle w:val="FirstParagraph"/>
      </w:pPr>
      <w:r>
        <w:t>Resumen.</w:t>
      </w:r>
    </w:p>
    <w:p w14:paraId="58372C29" w14:textId="77777777" w:rsidR="005D05CE" w:rsidRDefault="00B810C9">
      <w:pPr>
        <w:pStyle w:val="Textoindependiente"/>
      </w:pPr>
      <w:r>
        <w:t xml:space="preserve"> </w:t>
      </w:r>
    </w:p>
    <w:p w14:paraId="57A5FFC1" w14:textId="08E0C24E" w:rsidR="005D05CE" w:rsidRDefault="00BF2A2E">
      <w:pPr>
        <w:pStyle w:val="Ttulo1"/>
      </w:pPr>
      <w:bookmarkStart w:id="66" w:name="introduccion"/>
      <w:bookmarkStart w:id="67" w:name="_Toc506372309"/>
      <w:bookmarkEnd w:id="66"/>
      <w:ins w:id="68" w:author="Carolina Vera" w:date="2018-02-14T16:02:00Z">
        <w:r>
          <w:lastRenderedPageBreak/>
          <w:t xml:space="preserve">1. </w:t>
        </w:r>
      </w:ins>
      <w:r w:rsidR="00B810C9">
        <w:t>Introducción</w:t>
      </w:r>
      <w:bookmarkEnd w:id="67"/>
    </w:p>
    <w:p w14:paraId="1651674F" w14:textId="77777777" w:rsidR="005D05CE" w:rsidRPr="003358B3" w:rsidRDefault="00B810C9">
      <w:pPr>
        <w:pStyle w:val="Compact"/>
        <w:numPr>
          <w:ilvl w:val="0"/>
          <w:numId w:val="3"/>
        </w:numPr>
        <w:rPr>
          <w:lang w:val="es-ES"/>
        </w:rPr>
      </w:pPr>
      <w:r w:rsidRPr="003358B3">
        <w:rPr>
          <w:lang w:val="es-ES"/>
        </w:rPr>
        <w:t>Antecedentes</w:t>
      </w:r>
      <w:r w:rsidRPr="003358B3">
        <w:rPr>
          <w:lang w:val="es-ES"/>
        </w:rPr>
        <w:br/>
        <w:t>Además de lo que hay en lo de las becas + lo que fui encontrando, agregar sobre las climatologías disponibles y sus limitaciones.</w:t>
      </w:r>
    </w:p>
    <w:p w14:paraId="4BF4ED28" w14:textId="77777777" w:rsidR="005D05CE" w:rsidRDefault="00B810C9">
      <w:pPr>
        <w:pStyle w:val="Compact"/>
        <w:numPr>
          <w:ilvl w:val="0"/>
          <w:numId w:val="3"/>
        </w:numPr>
      </w:pPr>
      <w:r>
        <w:t>Objetivo General</w:t>
      </w:r>
    </w:p>
    <w:p w14:paraId="0E3AFEDC" w14:textId="77777777" w:rsidR="005D05CE" w:rsidRDefault="00B810C9">
      <w:pPr>
        <w:pStyle w:val="Compact"/>
        <w:numPr>
          <w:ilvl w:val="0"/>
          <w:numId w:val="3"/>
        </w:numPr>
      </w:pPr>
      <w:r>
        <w:t>Objetivo particular</w:t>
      </w:r>
    </w:p>
    <w:p w14:paraId="085003E9" w14:textId="77777777" w:rsidR="005D05CE" w:rsidRPr="00BF2A2E" w:rsidRDefault="00B810C9">
      <w:pPr>
        <w:pStyle w:val="FirstParagraph"/>
        <w:rPr>
          <w:lang w:val="es-ES"/>
          <w:rPrChange w:id="69" w:author="Carolina Vera" w:date="2018-02-14T16:02:00Z">
            <w:rPr/>
          </w:rPrChange>
        </w:rPr>
      </w:pPr>
      <w:r w:rsidRPr="003358B3">
        <w:rPr>
          <w:lang w:val="es-ES"/>
        </w:rPr>
        <w:t xml:space="preserve">Esto es para probar una referencia bibliográfica: Vera et al. </w:t>
      </w:r>
      <w:r w:rsidRPr="00BF2A2E">
        <w:rPr>
          <w:lang w:val="es-ES"/>
          <w:rPrChange w:id="70" w:author="Carolina Vera" w:date="2018-02-14T16:02:00Z">
            <w:rPr/>
          </w:rPrChange>
        </w:rPr>
        <w:t>(</w:t>
      </w:r>
      <w:r>
        <w:fldChar w:fldCharType="begin"/>
      </w:r>
      <w:r w:rsidRPr="00BF2A2E">
        <w:rPr>
          <w:lang w:val="es-ES"/>
          <w:rPrChange w:id="71" w:author="Carolina Vera" w:date="2018-02-14T16:02:00Z">
            <w:rPr/>
          </w:rPrChange>
        </w:rPr>
        <w:instrText xml:space="preserve"> HYPERLINK \l "ref-Vera2004" \h </w:instrText>
      </w:r>
      <w:r>
        <w:fldChar w:fldCharType="separate"/>
      </w:r>
      <w:r w:rsidRPr="00BF2A2E">
        <w:rPr>
          <w:rStyle w:val="Hipervnculo"/>
          <w:lang w:val="es-ES"/>
          <w:rPrChange w:id="72" w:author="Carolina Vera" w:date="2018-02-14T16:02:00Z">
            <w:rPr>
              <w:rStyle w:val="Hipervnculo"/>
            </w:rPr>
          </w:rPrChange>
        </w:rPr>
        <w:t>2004</w:t>
      </w:r>
      <w:r>
        <w:rPr>
          <w:rStyle w:val="Hipervnculo"/>
        </w:rPr>
        <w:fldChar w:fldCharType="end"/>
      </w:r>
      <w:r w:rsidRPr="00BF2A2E">
        <w:rPr>
          <w:lang w:val="es-ES"/>
          <w:rPrChange w:id="73" w:author="Carolina Vera" w:date="2018-02-14T16:02:00Z">
            <w:rPr/>
          </w:rPrChange>
        </w:rPr>
        <w:t xml:space="preserve">) y (Vera et al. </w:t>
      </w:r>
      <w:r>
        <w:fldChar w:fldCharType="begin"/>
      </w:r>
      <w:r w:rsidRPr="00BF2A2E">
        <w:rPr>
          <w:lang w:val="es-ES"/>
          <w:rPrChange w:id="74" w:author="Carolina Vera" w:date="2018-02-14T16:02:00Z">
            <w:rPr/>
          </w:rPrChange>
        </w:rPr>
        <w:instrText xml:space="preserve"> HYPERLINK \l "ref-Vera2004" \h </w:instrText>
      </w:r>
      <w:r>
        <w:fldChar w:fldCharType="separate"/>
      </w:r>
      <w:r w:rsidRPr="00BF2A2E">
        <w:rPr>
          <w:rStyle w:val="Hipervnculo"/>
          <w:lang w:val="es-ES"/>
          <w:rPrChange w:id="75" w:author="Carolina Vera" w:date="2018-02-14T16:02:00Z">
            <w:rPr>
              <w:rStyle w:val="Hipervnculo"/>
            </w:rPr>
          </w:rPrChange>
        </w:rPr>
        <w:t>2004</w:t>
      </w:r>
      <w:r>
        <w:rPr>
          <w:rStyle w:val="Hipervnculo"/>
        </w:rPr>
        <w:fldChar w:fldCharType="end"/>
      </w:r>
      <w:r w:rsidRPr="00BF2A2E">
        <w:rPr>
          <w:lang w:val="es-ES"/>
          <w:rPrChange w:id="76" w:author="Carolina Vera" w:date="2018-02-14T16:02:00Z">
            <w:rPr/>
          </w:rPrChange>
        </w:rPr>
        <w:t>)</w:t>
      </w:r>
    </w:p>
    <w:p w14:paraId="00B2A7CA" w14:textId="194D19BD" w:rsidR="005D05CE" w:rsidRPr="003358B3" w:rsidRDefault="00BF2A2E">
      <w:pPr>
        <w:pStyle w:val="Ttulo1"/>
        <w:rPr>
          <w:lang w:val="es-ES"/>
          <w:rPrChange w:id="77" w:author="Carolina Vera" w:date="2018-02-14T11:56:00Z">
            <w:rPr/>
          </w:rPrChange>
        </w:rPr>
      </w:pPr>
      <w:bookmarkStart w:id="78" w:name="metodos-y-materiales"/>
      <w:bookmarkStart w:id="79" w:name="_Toc506372310"/>
      <w:bookmarkEnd w:id="78"/>
      <w:ins w:id="80" w:author="Carolina Vera" w:date="2018-02-14T16:02:00Z">
        <w:r>
          <w:rPr>
            <w:lang w:val="es-ES"/>
          </w:rPr>
          <w:t xml:space="preserve">2. </w:t>
        </w:r>
      </w:ins>
      <w:ins w:id="81" w:author="Carolina Vera" w:date="2018-02-14T11:56:00Z">
        <w:r w:rsidR="003358B3" w:rsidRPr="003358B3">
          <w:rPr>
            <w:lang w:val="es-ES"/>
            <w:rPrChange w:id="82" w:author="Carolina Vera" w:date="2018-02-14T11:56:00Z">
              <w:rPr/>
            </w:rPrChange>
          </w:rPr>
          <w:t xml:space="preserve">Datos y </w:t>
        </w:r>
      </w:ins>
      <w:r w:rsidR="00B810C9" w:rsidRPr="003358B3">
        <w:rPr>
          <w:lang w:val="es-ES"/>
          <w:rPrChange w:id="83" w:author="Carolina Vera" w:date="2018-02-14T11:56:00Z">
            <w:rPr/>
          </w:rPrChange>
        </w:rPr>
        <w:t>M</w:t>
      </w:r>
      <w:ins w:id="84" w:author="Carolina Vera" w:date="2018-02-14T11:56:00Z">
        <w:r w:rsidR="003358B3" w:rsidRPr="003358B3">
          <w:rPr>
            <w:lang w:val="es-ES"/>
            <w:rPrChange w:id="85" w:author="Carolina Vera" w:date="2018-02-14T11:56:00Z">
              <w:rPr/>
            </w:rPrChange>
          </w:rPr>
          <w:t>e</w:t>
        </w:r>
      </w:ins>
      <w:del w:id="86" w:author="Carolina Vera" w:date="2018-02-14T11:56:00Z">
        <w:r w:rsidR="00B810C9" w:rsidRPr="003358B3" w:rsidDel="003358B3">
          <w:rPr>
            <w:lang w:val="es-ES"/>
            <w:rPrChange w:id="87" w:author="Carolina Vera" w:date="2018-02-14T11:56:00Z">
              <w:rPr/>
            </w:rPrChange>
          </w:rPr>
          <w:delText>é</w:delText>
        </w:r>
      </w:del>
      <w:r w:rsidR="00B810C9" w:rsidRPr="003358B3">
        <w:rPr>
          <w:lang w:val="es-ES"/>
          <w:rPrChange w:id="88" w:author="Carolina Vera" w:date="2018-02-14T11:56:00Z">
            <w:rPr/>
          </w:rPrChange>
        </w:rPr>
        <w:t>todo</w:t>
      </w:r>
      <w:ins w:id="89" w:author="Carolina Vera" w:date="2018-02-14T11:56:00Z">
        <w:r w:rsidR="003358B3" w:rsidRPr="003358B3">
          <w:rPr>
            <w:lang w:val="es-ES"/>
            <w:rPrChange w:id="90" w:author="Carolina Vera" w:date="2018-02-14T11:56:00Z">
              <w:rPr/>
            </w:rPrChange>
          </w:rPr>
          <w:t>logías</w:t>
        </w:r>
      </w:ins>
      <w:del w:id="91" w:author="Carolina Vera" w:date="2018-02-14T11:56:00Z">
        <w:r w:rsidR="00B810C9" w:rsidRPr="003358B3" w:rsidDel="003358B3">
          <w:rPr>
            <w:lang w:val="es-ES"/>
            <w:rPrChange w:id="92" w:author="Carolina Vera" w:date="2018-02-14T11:56:00Z">
              <w:rPr/>
            </w:rPrChange>
          </w:rPr>
          <w:delText>s y Materiales</w:delText>
        </w:r>
      </w:del>
      <w:bookmarkEnd w:id="79"/>
    </w:p>
    <w:p w14:paraId="60DB8EF4" w14:textId="77777777" w:rsidR="005D05CE" w:rsidRPr="003358B3" w:rsidRDefault="005D05CE">
      <w:pPr>
        <w:pStyle w:val="FirstParagraph"/>
        <w:rPr>
          <w:lang w:val="es-ES"/>
          <w:rPrChange w:id="93" w:author="Carolina Vera" w:date="2018-02-14T11:56:00Z">
            <w:rPr/>
          </w:rPrChange>
        </w:rPr>
      </w:pPr>
    </w:p>
    <w:p w14:paraId="620804AD" w14:textId="6B2335DA" w:rsidR="005D05CE" w:rsidRDefault="00BF2A2E">
      <w:pPr>
        <w:pStyle w:val="Ttulo2"/>
      </w:pPr>
      <w:bookmarkStart w:id="94" w:name="conceptos-basicos"/>
      <w:bookmarkStart w:id="95" w:name="_Toc506372311"/>
      <w:bookmarkEnd w:id="94"/>
      <w:ins w:id="96" w:author="Carolina Vera" w:date="2018-02-14T16:02:00Z">
        <w:r>
          <w:t xml:space="preserve">2.1 </w:t>
        </w:r>
      </w:ins>
      <w:commentRangeStart w:id="97"/>
      <w:r w:rsidR="00B810C9">
        <w:t>Conceptos básicos</w:t>
      </w:r>
      <w:bookmarkEnd w:id="95"/>
    </w:p>
    <w:p w14:paraId="68A84493" w14:textId="77777777" w:rsidR="005D05CE" w:rsidRDefault="00B810C9">
      <w:pPr>
        <w:pStyle w:val="Compact"/>
        <w:numPr>
          <w:ilvl w:val="0"/>
          <w:numId w:val="4"/>
        </w:numPr>
      </w:pPr>
      <w:r>
        <w:t>Ondas cuasiestacionarias</w:t>
      </w:r>
    </w:p>
    <w:p w14:paraId="1A5BB28A" w14:textId="77777777" w:rsidR="005D05CE" w:rsidRDefault="00B810C9">
      <w:pPr>
        <w:pStyle w:val="Compact"/>
        <w:numPr>
          <w:ilvl w:val="0"/>
          <w:numId w:val="4"/>
        </w:numPr>
      </w:pPr>
      <w:r>
        <w:t>fourier</w:t>
      </w:r>
    </w:p>
    <w:p w14:paraId="4ADD2AA1" w14:textId="77777777" w:rsidR="005D05CE" w:rsidRDefault="00B810C9">
      <w:pPr>
        <w:pStyle w:val="Compact"/>
        <w:numPr>
          <w:ilvl w:val="0"/>
          <w:numId w:val="4"/>
        </w:numPr>
      </w:pPr>
      <w:r>
        <w:t>wavelets</w:t>
      </w:r>
    </w:p>
    <w:p w14:paraId="21B93BCE" w14:textId="77777777" w:rsidR="005D05CE" w:rsidRPr="003358B3" w:rsidRDefault="00B810C9">
      <w:pPr>
        <w:pStyle w:val="Compact"/>
        <w:numPr>
          <w:ilvl w:val="0"/>
          <w:numId w:val="4"/>
        </w:numPr>
        <w:rPr>
          <w:lang w:val="es-ES"/>
        </w:rPr>
      </w:pPr>
      <w:r w:rsidRPr="003358B3">
        <w:rPr>
          <w:lang w:val="es-ES"/>
        </w:rPr>
        <w:t>Flujo de actividad de onda.</w:t>
      </w:r>
      <w:commentRangeEnd w:id="97"/>
      <w:r w:rsidR="003358B3">
        <w:rPr>
          <w:rStyle w:val="Refdecomentario"/>
        </w:rPr>
        <w:commentReference w:id="97"/>
      </w:r>
    </w:p>
    <w:p w14:paraId="5A381517" w14:textId="77777777" w:rsidR="005D05CE" w:rsidRPr="003358B3" w:rsidRDefault="005D05CE">
      <w:pPr>
        <w:pStyle w:val="FirstParagraph"/>
        <w:rPr>
          <w:lang w:val="es-ES"/>
        </w:rPr>
      </w:pPr>
    </w:p>
    <w:p w14:paraId="348E0998" w14:textId="77777777" w:rsidR="005D05CE" w:rsidRDefault="00B810C9">
      <w:pPr>
        <w:pStyle w:val="Textoindependiente"/>
      </w:pPr>
      <w:r>
        <w:t>Ejemplo:</w:t>
      </w:r>
    </w:p>
    <w:p w14:paraId="4812D7D2" w14:textId="77777777" w:rsidR="005D05CE" w:rsidRDefault="00B810C9">
      <w:pPr>
        <w:pStyle w:val="FigurewithCaption"/>
      </w:pPr>
      <w:commentRangeStart w:id="98"/>
      <w:r>
        <w:rPr>
          <w:noProof/>
        </w:rPr>
        <w:drawing>
          <wp:inline distT="0" distB="0" distL="0" distR="0" wp14:anchorId="4CD9BA34" wp14:editId="57C92B0A">
            <wp:extent cx="5334000" cy="3618826"/>
            <wp:effectExtent l="0" t="0" r="0" b="0"/>
            <wp:docPr id="1" name="Picture" descr="Ejemplo fourier - fig:fourier-ejemplo"/>
            <wp:cNvGraphicFramePr/>
            <a:graphic xmlns:a="http://schemas.openxmlformats.org/drawingml/2006/main">
              <a:graphicData uri="http://schemas.openxmlformats.org/drawingml/2006/picture">
                <pic:pic xmlns:pic="http://schemas.openxmlformats.org/drawingml/2006/picture">
                  <pic:nvPicPr>
                    <pic:cNvPr id="0" name="Picture" descr="fig/tesis/fourier-ejemplo-1.png"/>
                    <pic:cNvPicPr>
                      <a:picLocks noChangeAspect="1" noChangeArrowheads="1"/>
                    </pic:cNvPicPr>
                  </pic:nvPicPr>
                  <pic:blipFill>
                    <a:blip r:embed="rId10"/>
                    <a:stretch>
                      <a:fillRect/>
                    </a:stretch>
                  </pic:blipFill>
                  <pic:spPr bwMode="auto">
                    <a:xfrm>
                      <a:off x="0" y="0"/>
                      <a:ext cx="5334000" cy="3618826"/>
                    </a:xfrm>
                    <a:prstGeom prst="rect">
                      <a:avLst/>
                    </a:prstGeom>
                    <a:noFill/>
                    <a:ln w="9525">
                      <a:noFill/>
                      <a:headEnd/>
                      <a:tailEnd/>
                    </a:ln>
                  </pic:spPr>
                </pic:pic>
              </a:graphicData>
            </a:graphic>
          </wp:inline>
        </w:drawing>
      </w:r>
    </w:p>
    <w:p w14:paraId="15EE77B2" w14:textId="77777777" w:rsidR="005D05CE" w:rsidRPr="003358B3" w:rsidRDefault="00B810C9">
      <w:pPr>
        <w:pStyle w:val="ImageCaption"/>
        <w:rPr>
          <w:lang w:val="es-ES"/>
        </w:rPr>
      </w:pPr>
      <w:r w:rsidRPr="003358B3">
        <w:rPr>
          <w:lang w:val="es-ES"/>
        </w:rPr>
        <w:t>Ejemplo fourier - fig:fourier-ejemplo</w:t>
      </w:r>
    </w:p>
    <w:p w14:paraId="7872AA6C" w14:textId="77777777" w:rsidR="005D05CE" w:rsidRPr="003358B3" w:rsidRDefault="00B810C9">
      <w:pPr>
        <w:pStyle w:val="Textoindependiente"/>
        <w:rPr>
          <w:lang w:val="es-ES"/>
        </w:rPr>
      </w:pPr>
      <w:r w:rsidRPr="003358B3">
        <w:rPr>
          <w:lang w:val="es-ES"/>
        </w:rPr>
        <w:lastRenderedPageBreak/>
        <w:t>Cosas para ver de :</w:t>
      </w:r>
      <w:r w:rsidRPr="003358B3">
        <w:rPr>
          <w:lang w:val="es-ES"/>
        </w:rPr>
        <w:br/>
        <w:t>Descripción del “rol” de cada número de onda en generar el campo final. La QS1 es la principal, marcando altas presiones al sur del pacífico y bajas al sur de África. La onda 3 modifica ese patrón simple haciendo que los máximos y mínimos no sean continuos.</w:t>
      </w:r>
      <w:commentRangeEnd w:id="98"/>
      <w:r w:rsidR="003358B3">
        <w:rPr>
          <w:rStyle w:val="Refdecomentario"/>
        </w:rPr>
        <w:commentReference w:id="98"/>
      </w:r>
    </w:p>
    <w:p w14:paraId="6200EB5E" w14:textId="77777777" w:rsidR="005D05CE" w:rsidRDefault="00B810C9">
      <w:pPr>
        <w:pStyle w:val="Compact"/>
        <w:numPr>
          <w:ilvl w:val="0"/>
          <w:numId w:val="5"/>
        </w:numPr>
      </w:pPr>
      <w:commentRangeStart w:id="99"/>
      <w:r>
        <w:t>Wavelets</w:t>
      </w:r>
      <w:commentRangeEnd w:id="99"/>
      <w:r>
        <w:rPr>
          <w:rStyle w:val="Refdecomentario"/>
        </w:rPr>
        <w:commentReference w:id="99"/>
      </w:r>
    </w:p>
    <w:p w14:paraId="585251FC" w14:textId="77777777" w:rsidR="005D05CE" w:rsidRDefault="00B810C9">
      <w:pPr>
        <w:pStyle w:val="FirstParagraph"/>
      </w:pPr>
      <w:r>
        <w:rPr>
          <w:noProof/>
        </w:rPr>
        <w:drawing>
          <wp:inline distT="0" distB="0" distL="0" distR="0" wp14:anchorId="7CBB4168" wp14:editId="36C92FFD">
            <wp:extent cx="2723949" cy="2541069"/>
            <wp:effectExtent l="0" t="0" r="0" b="0"/>
            <wp:docPr id="2" name="Picture" descr="Wavelets - fig:wavelet-ejemplo"/>
            <wp:cNvGraphicFramePr/>
            <a:graphic xmlns:a="http://schemas.openxmlformats.org/drawingml/2006/main">
              <a:graphicData uri="http://schemas.openxmlformats.org/drawingml/2006/picture">
                <pic:pic xmlns:pic="http://schemas.openxmlformats.org/drawingml/2006/picture">
                  <pic:nvPicPr>
                    <pic:cNvPr id="0" name="Picture" descr="fig/tesis/wavelet-ejemplo-1.png"/>
                    <pic:cNvPicPr>
                      <a:picLocks noChangeAspect="1" noChangeArrowheads="1"/>
                    </pic:cNvPicPr>
                  </pic:nvPicPr>
                  <pic:blipFill>
                    <a:blip r:embed="rId11"/>
                    <a:stretch>
                      <a:fillRect/>
                    </a:stretch>
                  </pic:blipFill>
                  <pic:spPr bwMode="auto">
                    <a:xfrm>
                      <a:off x="0" y="0"/>
                      <a:ext cx="2723949" cy="2541069"/>
                    </a:xfrm>
                    <a:prstGeom prst="rect">
                      <a:avLst/>
                    </a:prstGeom>
                    <a:noFill/>
                    <a:ln w="9525">
                      <a:noFill/>
                      <a:headEnd/>
                      <a:tailEnd/>
                    </a:ln>
                  </pic:spPr>
                </pic:pic>
              </a:graphicData>
            </a:graphic>
          </wp:inline>
        </w:drawing>
      </w:r>
      <w:r>
        <w:rPr>
          <w:noProof/>
        </w:rPr>
        <w:drawing>
          <wp:inline distT="0" distB="0" distL="0" distR="0" wp14:anchorId="5F42C477" wp14:editId="1F77F4FB">
            <wp:extent cx="2723949" cy="2541069"/>
            <wp:effectExtent l="0" t="0" r="0" b="0"/>
            <wp:docPr id="3" name="Picture" descr="Wavelets - fig:wavelet-ejemplo"/>
            <wp:cNvGraphicFramePr/>
            <a:graphic xmlns:a="http://schemas.openxmlformats.org/drawingml/2006/main">
              <a:graphicData uri="http://schemas.openxmlformats.org/drawingml/2006/picture">
                <pic:pic xmlns:pic="http://schemas.openxmlformats.org/drawingml/2006/picture">
                  <pic:nvPicPr>
                    <pic:cNvPr id="0" name="Picture" descr="fig/tesis/wavelet-ejemplo-2.png"/>
                    <pic:cNvPicPr>
                      <a:picLocks noChangeAspect="1" noChangeArrowheads="1"/>
                    </pic:cNvPicPr>
                  </pic:nvPicPr>
                  <pic:blipFill>
                    <a:blip r:embed="rId12"/>
                    <a:stretch>
                      <a:fillRect/>
                    </a:stretch>
                  </pic:blipFill>
                  <pic:spPr bwMode="auto">
                    <a:xfrm>
                      <a:off x="0" y="0"/>
                      <a:ext cx="2723949" cy="2541069"/>
                    </a:xfrm>
                    <a:prstGeom prst="rect">
                      <a:avLst/>
                    </a:prstGeom>
                    <a:noFill/>
                    <a:ln w="9525">
                      <a:noFill/>
                      <a:headEnd/>
                      <a:tailEnd/>
                    </a:ln>
                  </pic:spPr>
                </pic:pic>
              </a:graphicData>
            </a:graphic>
          </wp:inline>
        </w:drawing>
      </w:r>
    </w:p>
    <w:p w14:paraId="69200C68" w14:textId="4B460152" w:rsidR="005D05CE" w:rsidRPr="003358B3" w:rsidRDefault="00B810C9">
      <w:pPr>
        <w:pStyle w:val="Textoindependiente"/>
        <w:rPr>
          <w:lang w:val="es-ES"/>
        </w:rPr>
      </w:pPr>
      <w:commentRangeStart w:id="100"/>
      <w:r w:rsidRPr="003358B3">
        <w:rPr>
          <w:lang w:val="es-ES"/>
        </w:rPr>
        <w:t>Cosas para ver:</w:t>
      </w:r>
      <w:r w:rsidRPr="003358B3">
        <w:rPr>
          <w:lang w:val="es-ES"/>
        </w:rPr>
        <w:br/>
        <w:t>Cambio en el máximo. Localización en vez de un número para cada latitud.</w:t>
      </w:r>
      <w:commentRangeEnd w:id="100"/>
      <w:r>
        <w:rPr>
          <w:rStyle w:val="Refdecomentario"/>
        </w:rPr>
        <w:commentReference w:id="100"/>
      </w:r>
    </w:p>
    <w:p w14:paraId="0D88E626" w14:textId="62541CE9" w:rsidR="005D05CE" w:rsidRDefault="00BF2A2E">
      <w:pPr>
        <w:pStyle w:val="Ttulo2"/>
        <w:rPr>
          <w:ins w:id="101" w:author="Carolina Vera" w:date="2018-02-14T12:16:00Z"/>
          <w:lang w:val="es-ES"/>
        </w:rPr>
      </w:pPr>
      <w:bookmarkStart w:id="102" w:name="fuentes-de-datos"/>
      <w:bookmarkStart w:id="103" w:name="_Toc506372312"/>
      <w:bookmarkEnd w:id="102"/>
      <w:ins w:id="104" w:author="Carolina Vera" w:date="2018-02-14T16:02:00Z">
        <w:r>
          <w:rPr>
            <w:lang w:val="es-ES"/>
          </w:rPr>
          <w:t>2.</w:t>
        </w:r>
      </w:ins>
      <w:ins w:id="105" w:author="Carolina Vera" w:date="2018-02-14T16:03:00Z">
        <w:r>
          <w:rPr>
            <w:lang w:val="es-ES"/>
          </w:rPr>
          <w:t>2</w:t>
        </w:r>
      </w:ins>
      <w:ins w:id="106" w:author="Carolina Vera" w:date="2018-02-14T16:02:00Z">
        <w:r>
          <w:rPr>
            <w:lang w:val="es-ES"/>
          </w:rPr>
          <w:t xml:space="preserve"> </w:t>
        </w:r>
      </w:ins>
      <w:r w:rsidR="00B810C9" w:rsidRPr="003358B3">
        <w:rPr>
          <w:lang w:val="es-ES"/>
        </w:rPr>
        <w:t>Fuentes de datos</w:t>
      </w:r>
      <w:bookmarkEnd w:id="103"/>
    </w:p>
    <w:p w14:paraId="114B236F" w14:textId="06E666E9" w:rsidR="00464260" w:rsidRPr="00647BE9" w:rsidRDefault="00464260" w:rsidP="00464260">
      <w:pPr>
        <w:pStyle w:val="Textoindependiente"/>
        <w:rPr>
          <w:color w:val="FF0000"/>
          <w:lang w:val="es-ES"/>
          <w:rPrChange w:id="107" w:author="Carolina Vera" w:date="2018-02-14T12:24:00Z">
            <w:rPr>
              <w:lang w:val="es-ES"/>
            </w:rPr>
          </w:rPrChange>
        </w:rPr>
        <w:pPrChange w:id="108" w:author="Carolina Vera" w:date="2018-02-14T12:16:00Z">
          <w:pPr>
            <w:pStyle w:val="Ttulo2"/>
          </w:pPr>
        </w:pPrChange>
      </w:pPr>
      <w:ins w:id="109" w:author="Carolina Vera" w:date="2018-02-14T12:16:00Z">
        <w:r w:rsidRPr="00647BE9">
          <w:rPr>
            <w:color w:val="FF0000"/>
            <w:lang w:val="es-ES"/>
            <w:rPrChange w:id="110" w:author="Carolina Vera" w:date="2018-02-14T12:24:00Z">
              <w:rPr>
                <w:lang w:val="es-ES"/>
              </w:rPr>
            </w:rPrChange>
          </w:rPr>
          <w:t>Acá además de describir las fuentes, tenés que decir que períodos abarcan los datos, si son diarios</w:t>
        </w:r>
      </w:ins>
      <w:ins w:id="111" w:author="Carolina Vera" w:date="2018-02-14T12:17:00Z">
        <w:r w:rsidRPr="00647BE9">
          <w:rPr>
            <w:color w:val="FF0000"/>
            <w:lang w:val="es-ES"/>
            <w:rPrChange w:id="112" w:author="Carolina Vera" w:date="2018-02-14T12:24:00Z">
              <w:rPr>
                <w:lang w:val="es-ES"/>
              </w:rPr>
            </w:rPrChange>
          </w:rPr>
          <w:t>, mensuales, etc.</w:t>
        </w:r>
      </w:ins>
      <w:ins w:id="113" w:author="Carolina Vera" w:date="2018-02-14T15:21:00Z">
        <w:r w:rsidR="00D859B8">
          <w:rPr>
            <w:color w:val="FF0000"/>
            <w:lang w:val="es-ES"/>
          </w:rPr>
          <w:t xml:space="preserve"> Acá también podés decir que las estaciones corresponden a las del hemisferio sur, y a partir de acá no lo aclarás mas.</w:t>
        </w:r>
      </w:ins>
    </w:p>
    <w:p w14:paraId="57F1F6A7" w14:textId="761DA626" w:rsidR="005D05CE" w:rsidRDefault="00BF2A2E">
      <w:pPr>
        <w:pStyle w:val="Ttulo2"/>
        <w:rPr>
          <w:ins w:id="114" w:author="Carolina Vera" w:date="2018-02-14T12:17:00Z"/>
          <w:lang w:val="es-ES"/>
        </w:rPr>
      </w:pPr>
      <w:bookmarkStart w:id="115" w:name="descripcion-de-speedy"/>
      <w:bookmarkStart w:id="116" w:name="_Toc506372313"/>
      <w:bookmarkEnd w:id="115"/>
      <w:ins w:id="117" w:author="Carolina Vera" w:date="2018-02-14T16:03:00Z">
        <w:r>
          <w:rPr>
            <w:lang w:val="es-ES"/>
          </w:rPr>
          <w:t xml:space="preserve">2.3 </w:t>
        </w:r>
      </w:ins>
      <w:r w:rsidR="00B810C9" w:rsidRPr="003358B3">
        <w:rPr>
          <w:lang w:val="es-ES"/>
        </w:rPr>
        <w:t>Descripción de SPEEDY</w:t>
      </w:r>
      <w:bookmarkEnd w:id="116"/>
    </w:p>
    <w:p w14:paraId="2E5E0345" w14:textId="7B0C1639" w:rsidR="00464260" w:rsidRPr="00647BE9" w:rsidRDefault="00464260" w:rsidP="00464260">
      <w:pPr>
        <w:pStyle w:val="Textoindependiente"/>
        <w:rPr>
          <w:color w:val="FF0000"/>
          <w:lang w:val="es-ES"/>
          <w:rPrChange w:id="118" w:author="Carolina Vera" w:date="2018-02-14T12:24:00Z">
            <w:rPr>
              <w:lang w:val="es-ES"/>
            </w:rPr>
          </w:rPrChange>
        </w:rPr>
        <w:pPrChange w:id="119" w:author="Carolina Vera" w:date="2018-02-14T12:17:00Z">
          <w:pPr>
            <w:pStyle w:val="Ttulo2"/>
          </w:pPr>
        </w:pPrChange>
      </w:pPr>
      <w:ins w:id="120" w:author="Carolina Vera" w:date="2018-02-14T12:17:00Z">
        <w:r w:rsidRPr="00647BE9">
          <w:rPr>
            <w:color w:val="FF0000"/>
            <w:lang w:val="es-ES"/>
            <w:rPrChange w:id="121" w:author="Carolina Vera" w:date="2018-02-14T12:24:00Z">
              <w:rPr>
                <w:lang w:val="es-ES"/>
              </w:rPr>
            </w:rPrChange>
          </w:rPr>
          <w:t xml:space="preserve">No te pierdas en una descripción muy larga del modelo. </w:t>
        </w:r>
      </w:ins>
    </w:p>
    <w:p w14:paraId="78903D01" w14:textId="0033D281" w:rsidR="005D05CE" w:rsidRPr="003358B3" w:rsidRDefault="00BF2A2E">
      <w:pPr>
        <w:pStyle w:val="Ttulo1"/>
        <w:rPr>
          <w:lang w:val="es-ES"/>
        </w:rPr>
      </w:pPr>
      <w:bookmarkStart w:id="122" w:name="climatologia-observada"/>
      <w:bookmarkStart w:id="123" w:name="_Toc506372314"/>
      <w:bookmarkEnd w:id="122"/>
      <w:ins w:id="124" w:author="Carolina Vera" w:date="2018-02-14T16:01:00Z">
        <w:r>
          <w:rPr>
            <w:lang w:val="es-ES"/>
          </w:rPr>
          <w:t xml:space="preserve">3. </w:t>
        </w:r>
      </w:ins>
      <w:commentRangeStart w:id="125"/>
      <w:r w:rsidR="00B810C9" w:rsidRPr="003358B3">
        <w:rPr>
          <w:lang w:val="es-ES"/>
        </w:rPr>
        <w:t>Climatología</w:t>
      </w:r>
      <w:commentRangeEnd w:id="125"/>
      <w:r w:rsidR="00B810C9">
        <w:rPr>
          <w:rStyle w:val="Refdecomentario"/>
          <w:rFonts w:asciiTheme="minorHAnsi" w:eastAsiaTheme="minorHAnsi" w:hAnsiTheme="minorHAnsi" w:cstheme="minorBidi"/>
          <w:b w:val="0"/>
          <w:bCs w:val="0"/>
          <w:color w:val="auto"/>
        </w:rPr>
        <w:commentReference w:id="125"/>
      </w:r>
      <w:r w:rsidR="00B810C9" w:rsidRPr="003358B3">
        <w:rPr>
          <w:lang w:val="es-ES"/>
        </w:rPr>
        <w:t xml:space="preserve"> observada</w:t>
      </w:r>
      <w:bookmarkEnd w:id="123"/>
    </w:p>
    <w:p w14:paraId="5081557C" w14:textId="7D23C9A8" w:rsidR="005D05CE" w:rsidRDefault="00B810C9">
      <w:pPr>
        <w:pStyle w:val="FirstParagraph"/>
        <w:rPr>
          <w:ins w:id="126" w:author="Carolina Vera" w:date="2018-02-14T12:47:00Z"/>
          <w:lang w:val="es-ES"/>
        </w:rPr>
      </w:pPr>
      <w:r w:rsidRPr="003358B3">
        <w:rPr>
          <w:lang w:val="es-ES"/>
        </w:rPr>
        <w:t xml:space="preserve">En </w:t>
      </w:r>
      <w:del w:id="127" w:author="Carolina Vera" w:date="2018-02-14T12:01:00Z">
        <w:r w:rsidRPr="003358B3" w:rsidDel="00B810C9">
          <w:rPr>
            <w:lang w:val="es-ES"/>
          </w:rPr>
          <w:delText>esta sección</w:delText>
        </w:r>
      </w:del>
      <w:ins w:id="128" w:author="Carolina Vera" w:date="2018-02-14T12:01:00Z">
        <w:r>
          <w:rPr>
            <w:lang w:val="es-ES"/>
          </w:rPr>
          <w:t>este capítulo</w:t>
        </w:r>
      </w:ins>
      <w:r w:rsidRPr="003358B3">
        <w:rPr>
          <w:lang w:val="es-ES"/>
        </w:rPr>
        <w:t xml:space="preserve"> se presentan campos medios y anomalías zonales de altura geopotencial, temperatura, viento zonal, viento meridinal, gradiente meridional de vorticidad absoluta y el número de onda estacionario, y función corriente como introducción general al estado medio de la atmósfera sobre el cual se desarrollan las ondas estacionarias. Luego se analizan los campos de amplitud y varianza explicada por las ondas cuasiestacionarias (QS) en sí mismas.</w:t>
      </w:r>
    </w:p>
    <w:p w14:paraId="60FC3E38" w14:textId="7D9960D0" w:rsidR="00EF401D" w:rsidRDefault="00EF401D" w:rsidP="00EF401D">
      <w:pPr>
        <w:pStyle w:val="Textoindependiente"/>
        <w:rPr>
          <w:ins w:id="129" w:author="Carolina Vera" w:date="2018-02-14T12:47:00Z"/>
          <w:lang w:val="es-ES"/>
        </w:rPr>
      </w:pPr>
    </w:p>
    <w:p w14:paraId="00240D58" w14:textId="69465317" w:rsidR="00EF401D" w:rsidRDefault="00EF401D" w:rsidP="00EF401D">
      <w:pPr>
        <w:pStyle w:val="Textoindependiente"/>
        <w:rPr>
          <w:ins w:id="130" w:author="Carolina Vera" w:date="2018-02-14T12:47:00Z"/>
          <w:lang w:val="es-ES"/>
        </w:rPr>
      </w:pPr>
    </w:p>
    <w:p w14:paraId="207002BE" w14:textId="14484829" w:rsidR="00EF401D" w:rsidRDefault="00EF401D" w:rsidP="00EF401D">
      <w:pPr>
        <w:pStyle w:val="Textoindependiente"/>
        <w:rPr>
          <w:ins w:id="131" w:author="Carolina Vera" w:date="2018-02-14T12:48:00Z"/>
          <w:color w:val="FF0000"/>
          <w:lang w:val="es-ES"/>
        </w:rPr>
      </w:pPr>
      <w:ins w:id="132" w:author="Carolina Vera" w:date="2018-02-14T12:48:00Z">
        <w:r>
          <w:rPr>
            <w:color w:val="FF0000"/>
            <w:lang w:val="es-ES"/>
          </w:rPr>
          <w:t xml:space="preserve">En las secciones por variable que siguen tenés que explicarlas siguiendo una </w:t>
        </w:r>
      </w:ins>
      <w:ins w:id="133" w:author="Carolina Vera" w:date="2018-02-14T12:47:00Z">
        <w:r>
          <w:rPr>
            <w:color w:val="FF0000"/>
            <w:lang w:val="es-ES"/>
          </w:rPr>
          <w:t xml:space="preserve">misma lógica, primero mostras la distribución horizontal del campo medio, después corte vertical del campo medio (si lo incluís), después desvio estándar (si lo incluís, creo que lo haces solo en altura geopotencial) y después las figuras de las anomalías zonales, mapa horizontal y si mostras vertical. </w:t>
        </w:r>
      </w:ins>
    </w:p>
    <w:p w14:paraId="3404FF53" w14:textId="47F8FD7B" w:rsidR="00EF401D" w:rsidRDefault="00EF401D" w:rsidP="00EF401D">
      <w:pPr>
        <w:pStyle w:val="Textoindependiente"/>
        <w:rPr>
          <w:ins w:id="134" w:author="Carolina Vera" w:date="2018-02-14T12:48:00Z"/>
          <w:color w:val="FF0000"/>
          <w:lang w:val="es-ES"/>
        </w:rPr>
      </w:pPr>
    </w:p>
    <w:p w14:paraId="36212888" w14:textId="43BF9213" w:rsidR="00EF401D" w:rsidRDefault="00EF401D" w:rsidP="00EF401D">
      <w:pPr>
        <w:pStyle w:val="Textoindependiente"/>
        <w:rPr>
          <w:ins w:id="135" w:author="Carolina Vera" w:date="2018-02-14T15:15:00Z"/>
          <w:color w:val="FF0000"/>
          <w:lang w:val="es-ES"/>
        </w:rPr>
      </w:pPr>
      <w:ins w:id="136" w:author="Carolina Vera" w:date="2018-02-14T12:48:00Z">
        <w:r>
          <w:rPr>
            <w:color w:val="FF0000"/>
            <w:lang w:val="es-ES"/>
          </w:rPr>
          <w:t>Toda figura que incluís tiene que ser mencionada en el texto, ya sea “La Fig. xxx presenta…” o “xdoemriv (Fig. xx)</w:t>
        </w:r>
      </w:ins>
      <w:ins w:id="137" w:author="Carolina Vera" w:date="2018-02-14T12:49:00Z">
        <w:r>
          <w:rPr>
            <w:color w:val="FF0000"/>
            <w:lang w:val="es-ES"/>
          </w:rPr>
          <w:t>”</w:t>
        </w:r>
      </w:ins>
      <w:ins w:id="138" w:author="Carolina Vera" w:date="2018-02-14T15:15:00Z">
        <w:r w:rsidR="00D859B8">
          <w:rPr>
            <w:color w:val="FF0000"/>
            <w:lang w:val="es-ES"/>
          </w:rPr>
          <w:t>.</w:t>
        </w:r>
      </w:ins>
    </w:p>
    <w:p w14:paraId="2753ADC2" w14:textId="6433871E" w:rsidR="00D859B8" w:rsidRDefault="00D859B8" w:rsidP="00EF401D">
      <w:pPr>
        <w:pStyle w:val="Textoindependiente"/>
        <w:rPr>
          <w:ins w:id="139" w:author="Carolina Vera" w:date="2018-02-14T15:15:00Z"/>
          <w:color w:val="FF0000"/>
          <w:lang w:val="es-ES"/>
        </w:rPr>
      </w:pPr>
    </w:p>
    <w:p w14:paraId="27D374AC" w14:textId="3CA6F9EF" w:rsidR="00D859B8" w:rsidRPr="00C402CA" w:rsidRDefault="00D859B8" w:rsidP="00EF401D">
      <w:pPr>
        <w:pStyle w:val="Textoindependiente"/>
        <w:rPr>
          <w:ins w:id="140" w:author="Carolina Vera" w:date="2018-02-14T12:47:00Z"/>
          <w:color w:val="FF0000"/>
          <w:lang w:val="es-ES"/>
        </w:rPr>
      </w:pPr>
      <w:ins w:id="141" w:author="Carolina Vera" w:date="2018-02-14T15:15:00Z">
        <w:r>
          <w:rPr>
            <w:color w:val="FF0000"/>
            <w:lang w:val="es-ES"/>
          </w:rPr>
          <w:t>Tiene que quedar bien claro y preciso el contenido de la figura, si es campo medio, si es anomalía, el nombre de la variable completa. Si vas a usar</w:t>
        </w:r>
      </w:ins>
      <w:ins w:id="142" w:author="Carolina Vera" w:date="2018-02-14T15:16:00Z">
        <w:r>
          <w:rPr>
            <w:color w:val="FF0000"/>
            <w:lang w:val="es-ES"/>
          </w:rPr>
          <w:t xml:space="preserve"> abreviaturas, definilas y usalas coherentemente a lo largo de toda la tesis.</w:t>
        </w:r>
      </w:ins>
    </w:p>
    <w:p w14:paraId="49EE8421" w14:textId="77777777" w:rsidR="00EF401D" w:rsidRPr="00EF401D" w:rsidRDefault="00EF401D" w:rsidP="00EF401D">
      <w:pPr>
        <w:pStyle w:val="Textoindependiente"/>
        <w:rPr>
          <w:lang w:val="es-ES"/>
        </w:rPr>
        <w:pPrChange w:id="143" w:author="Carolina Vera" w:date="2018-02-14T12:47:00Z">
          <w:pPr>
            <w:pStyle w:val="FirstParagraph"/>
          </w:pPr>
        </w:pPrChange>
      </w:pPr>
    </w:p>
    <w:p w14:paraId="0CB95549" w14:textId="03C53A33" w:rsidR="005D05CE" w:rsidRPr="003358B3" w:rsidRDefault="00BF2A2E">
      <w:pPr>
        <w:pStyle w:val="Ttulo2"/>
        <w:rPr>
          <w:lang w:val="es-ES"/>
        </w:rPr>
      </w:pPr>
      <w:bookmarkStart w:id="144" w:name="altura-geopotencial"/>
      <w:bookmarkStart w:id="145" w:name="_Toc506372315"/>
      <w:bookmarkEnd w:id="144"/>
      <w:ins w:id="146" w:author="Carolina Vera" w:date="2018-02-14T16:01:00Z">
        <w:r>
          <w:rPr>
            <w:lang w:val="es-ES"/>
          </w:rPr>
          <w:t xml:space="preserve">3.1 </w:t>
        </w:r>
      </w:ins>
      <w:r w:rsidR="00B810C9" w:rsidRPr="003358B3">
        <w:rPr>
          <w:lang w:val="es-ES"/>
        </w:rPr>
        <w:t>Altura geopotencial</w:t>
      </w:r>
      <w:bookmarkEnd w:id="145"/>
    </w:p>
    <w:p w14:paraId="3D097FD3" w14:textId="77777777" w:rsidR="005D05CE" w:rsidRPr="003358B3" w:rsidRDefault="00B810C9">
      <w:pPr>
        <w:pStyle w:val="FirstParagraph"/>
        <w:rPr>
          <w:lang w:val="es-ES"/>
        </w:rPr>
      </w:pPr>
      <w:r w:rsidRPr="003358B3">
        <w:rPr>
          <w:lang w:val="es-ES"/>
        </w:rPr>
        <w:t>Campo medio:</w:t>
      </w:r>
    </w:p>
    <w:p w14:paraId="3079A53C" w14:textId="77777777" w:rsidR="005D05CE" w:rsidRPr="003358B3" w:rsidRDefault="00B810C9">
      <w:pPr>
        <w:pStyle w:val="Textoindependiente"/>
        <w:rPr>
          <w:lang w:val="es-ES"/>
        </w:rPr>
      </w:pPr>
      <w:r w:rsidRPr="003358B3">
        <w:rPr>
          <w:lang w:val="es-ES"/>
        </w:rPr>
        <w:t>El campo de altura geopotencial media (Z, ) muestra una estructura más zonal en el HS que en el HN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14:paraId="45C4B1A2" w14:textId="77777777" w:rsidR="005D05CE" w:rsidRPr="003358B3" w:rsidRDefault="00B810C9">
      <w:pPr>
        <w:pStyle w:val="Textoindependiente"/>
        <w:rPr>
          <w:lang w:val="es-ES"/>
        </w:rPr>
      </w:pPr>
      <w:r w:rsidRPr="003358B3">
        <w:rPr>
          <w:lang w:val="es-ES"/>
        </w:rPr>
        <w:t>El aumento del gradiente meridional de geopotencial en invierno y primavera en niveles altos está relacionado con la generación del vórtice polar que aisla las latitudes polares de las latitudes medias. En 200hPa, en cambio, es eviden</w:t>
      </w:r>
      <w:ins w:id="147" w:author="Carolina Vera" w:date="2018-02-14T12:04:00Z">
        <w:r>
          <w:rPr>
            <w:lang w:val="es-ES"/>
          </w:rPr>
          <w:t>te</w:t>
        </w:r>
      </w:ins>
      <w:del w:id="148" w:author="Carolina Vera" w:date="2018-02-14T12:04:00Z">
        <w:r w:rsidRPr="003358B3" w:rsidDel="00B810C9">
          <w:rPr>
            <w:lang w:val="es-ES"/>
          </w:rPr>
          <w:delText>cia</w:delText>
        </w:r>
      </w:del>
      <w:r w:rsidRPr="003358B3">
        <w:rPr>
          <w:lang w:val="es-ES"/>
        </w:rPr>
        <w:t xml:space="preserve"> </w:t>
      </w:r>
      <w:del w:id="149" w:author="Carolina Vera" w:date="2018-02-14T12:04:00Z">
        <w:r w:rsidRPr="003358B3" w:rsidDel="00B810C9">
          <w:rPr>
            <w:lang w:val="es-ES"/>
          </w:rPr>
          <w:delText>d</w:delText>
        </w:r>
      </w:del>
      <w:r w:rsidRPr="003358B3">
        <w:rPr>
          <w:lang w:val="es-ES"/>
        </w:rPr>
        <w:t xml:space="preserve">el </w:t>
      </w:r>
      <w:ins w:id="150" w:author="Carolina Vera" w:date="2018-02-14T12:05:00Z">
        <w:r>
          <w:rPr>
            <w:lang w:val="es-ES"/>
          </w:rPr>
          <w:t xml:space="preserve">gradiente asociado con el </w:t>
        </w:r>
      </w:ins>
      <w:r w:rsidRPr="003358B3">
        <w:rPr>
          <w:lang w:val="es-ES"/>
        </w:rPr>
        <w:t xml:space="preserve">jet subtropical, que es más </w:t>
      </w:r>
      <w:ins w:id="151" w:author="Carolina Vera" w:date="2018-02-14T12:05:00Z">
        <w:r>
          <w:rPr>
            <w:lang w:val="es-ES"/>
          </w:rPr>
          <w:t xml:space="preserve">intenso en invierno y más débil en </w:t>
        </w:r>
      </w:ins>
      <w:del w:id="152" w:author="Carolina Vera" w:date="2018-02-14T12:05:00Z">
        <w:r w:rsidRPr="003358B3" w:rsidDel="00B810C9">
          <w:rPr>
            <w:lang w:val="es-ES"/>
          </w:rPr>
          <w:delText>estable a lo largo de todo el año</w:delText>
        </w:r>
      </w:del>
      <w:ins w:id="153" w:author="Carolina Vera" w:date="2018-02-14T12:05:00Z">
        <w:r>
          <w:rPr>
            <w:lang w:val="es-ES"/>
          </w:rPr>
          <w:t>verano</w:t>
        </w:r>
      </w:ins>
      <w:r w:rsidRPr="003358B3">
        <w:rPr>
          <w:lang w:val="es-ES"/>
        </w:rPr>
        <w:t>.</w:t>
      </w:r>
    </w:p>
    <w:p w14:paraId="25DF6E97" w14:textId="77777777" w:rsidR="005D05CE" w:rsidRDefault="00B810C9">
      <w:pPr>
        <w:pStyle w:val="FigurewithCaption"/>
      </w:pPr>
      <w:r>
        <w:rPr>
          <w:noProof/>
        </w:rPr>
        <w:lastRenderedPageBreak/>
        <w:drawing>
          <wp:inline distT="0" distB="0" distL="0" distR="0" wp14:anchorId="57FDFC4D" wp14:editId="45C4FBE0">
            <wp:extent cx="5334000" cy="3618826"/>
            <wp:effectExtent l="0" t="0" r="0" b="0"/>
            <wp:docPr id="4" name="Picture" descr="Gradiente meridional de Z - fig:ghdy-ncep-corte - SÓLO BORRADOR"/>
            <wp:cNvGraphicFramePr/>
            <a:graphic xmlns:a="http://schemas.openxmlformats.org/drawingml/2006/main">
              <a:graphicData uri="http://schemas.openxmlformats.org/drawingml/2006/picture">
                <pic:pic xmlns:pic="http://schemas.openxmlformats.org/drawingml/2006/picture">
                  <pic:nvPicPr>
                    <pic:cNvPr id="0" name="Picture" descr="fig/tesis/ghdy-ncep-corte-1.png"/>
                    <pic:cNvPicPr>
                      <a:picLocks noChangeAspect="1" noChangeArrowheads="1"/>
                    </pic:cNvPicPr>
                  </pic:nvPicPr>
                  <pic:blipFill>
                    <a:blip r:embed="rId13"/>
                    <a:stretch>
                      <a:fillRect/>
                    </a:stretch>
                  </pic:blipFill>
                  <pic:spPr bwMode="auto">
                    <a:xfrm>
                      <a:off x="0" y="0"/>
                      <a:ext cx="5334000" cy="3618826"/>
                    </a:xfrm>
                    <a:prstGeom prst="rect">
                      <a:avLst/>
                    </a:prstGeom>
                    <a:noFill/>
                    <a:ln w="9525">
                      <a:noFill/>
                      <a:headEnd/>
                      <a:tailEnd/>
                    </a:ln>
                  </pic:spPr>
                </pic:pic>
              </a:graphicData>
            </a:graphic>
          </wp:inline>
        </w:drawing>
      </w:r>
    </w:p>
    <w:p w14:paraId="07A26F6D" w14:textId="77777777" w:rsidR="005D05CE" w:rsidRPr="003358B3" w:rsidRDefault="00B810C9">
      <w:pPr>
        <w:pStyle w:val="ImageCaption"/>
        <w:rPr>
          <w:lang w:val="es-ES"/>
        </w:rPr>
      </w:pPr>
      <w:r w:rsidRPr="003358B3">
        <w:rPr>
          <w:lang w:val="es-ES"/>
        </w:rPr>
        <w:t>Gradiente meridional de Z - fig:ghdy-ncep-corte - SÓLO BORRADOR</w:t>
      </w:r>
    </w:p>
    <w:p w14:paraId="7D995088" w14:textId="77777777" w:rsidR="005D05CE" w:rsidRPr="003358B3" w:rsidRDefault="00B810C9">
      <w:pPr>
        <w:pStyle w:val="Textoindependiente"/>
        <w:rPr>
          <w:lang w:val="es-ES"/>
        </w:rPr>
      </w:pPr>
      <w:r w:rsidRPr="003358B3">
        <w:rPr>
          <w:lang w:val="es-ES"/>
        </w:rPr>
        <w:t xml:space="preserve">Las anomalías zonales de geopotencial (Z*, ) muestran una preponderancia de </w:t>
      </w:r>
      <w:ins w:id="154" w:author="Carolina Vera" w:date="2018-02-14T12:06:00Z">
        <w:r>
          <w:rPr>
            <w:lang w:val="es-ES"/>
          </w:rPr>
          <w:t>l</w:t>
        </w:r>
      </w:ins>
      <w:del w:id="155" w:author="Carolina Vera" w:date="2018-02-14T12:06:00Z">
        <w:r w:rsidRPr="003358B3" w:rsidDel="00B810C9">
          <w:rPr>
            <w:lang w:val="es-ES"/>
          </w:rPr>
          <w:delText>un</w:delText>
        </w:r>
      </w:del>
      <w:r w:rsidRPr="003358B3">
        <w:rPr>
          <w:lang w:val="es-ES"/>
        </w:rPr>
        <w:t>a onda 1 (QS1) con una amplitud máxima en la estratósfera de primavera. Pueden diferenciarse dos QS1 distintas; una centrada en ~60°S y con el centro anticiclónico al</w:t>
      </w:r>
      <w:del w:id="156" w:author="Carolina Vera" w:date="2018-02-14T12:07:00Z">
        <w:r w:rsidRPr="003358B3" w:rsidDel="00B810C9">
          <w:rPr>
            <w:lang w:val="es-ES"/>
          </w:rPr>
          <w:delText xml:space="preserve"> </w:delText>
        </w:r>
      </w:del>
      <w:r w:rsidRPr="003358B3">
        <w:rPr>
          <w:lang w:val="es-ES"/>
        </w:rPr>
        <w:t xml:space="preserve">rededor de la línea de fecha, y la otra </w:t>
      </w:r>
      <w:ins w:id="157" w:author="Carolina Vera" w:date="2018-02-14T12:07:00Z">
        <w:r>
          <w:rPr>
            <w:lang w:val="es-ES"/>
          </w:rPr>
          <w:t xml:space="preserve">centrada en la latitud xx, </w:t>
        </w:r>
      </w:ins>
      <w:commentRangeStart w:id="158"/>
      <w:r w:rsidRPr="003358B3">
        <w:rPr>
          <w:lang w:val="es-ES"/>
        </w:rPr>
        <w:t xml:space="preserve">sobre la costa del continente </w:t>
      </w:r>
      <w:commentRangeEnd w:id="158"/>
      <w:r>
        <w:rPr>
          <w:rStyle w:val="Refdecomentario"/>
        </w:rPr>
        <w:commentReference w:id="158"/>
      </w:r>
      <w:r w:rsidRPr="003358B3">
        <w:rPr>
          <w:lang w:val="es-ES"/>
        </w:rPr>
        <w:t>y el centro anticiclónico entre 120 y 60°O. Quintanar y Mechoso (</w:t>
      </w:r>
      <w:hyperlink w:anchor="ref-Quintanar1995">
        <w:r w:rsidRPr="003358B3">
          <w:rPr>
            <w:rStyle w:val="Hipervnculo"/>
            <w:lang w:val="es-ES"/>
          </w:rPr>
          <w:t>1995</w:t>
        </w:r>
      </w:hyperlink>
      <w:r w:rsidRPr="003358B3">
        <w:rPr>
          <w:lang w:val="es-ES"/>
        </w:rPr>
        <w:t>) concluy</w:t>
      </w:r>
      <w:ins w:id="159" w:author="Carolina Vera" w:date="2018-02-14T12:08:00Z">
        <w:r>
          <w:rPr>
            <w:lang w:val="es-ES"/>
          </w:rPr>
          <w:t>eron</w:t>
        </w:r>
      </w:ins>
      <w:del w:id="160" w:author="Carolina Vera" w:date="2018-02-14T12:08:00Z">
        <w:r w:rsidRPr="003358B3" w:rsidDel="00B810C9">
          <w:rPr>
            <w:lang w:val="es-ES"/>
          </w:rPr>
          <w:delText>ó</w:delText>
        </w:r>
      </w:del>
      <w:r w:rsidRPr="003358B3">
        <w:rPr>
          <w:lang w:val="es-ES"/>
        </w:rPr>
        <w:t xml:space="preserve"> </w:t>
      </w:r>
      <w:commentRangeStart w:id="161"/>
      <w:r w:rsidRPr="003358B3">
        <w:rPr>
          <w:lang w:val="es-ES"/>
        </w:rPr>
        <w:t>que el primero está asociado principalmente con forzantes de latitudes bajas mientras que el segundo responde a la orografía del continente antártico.</w:t>
      </w:r>
      <w:commentRangeEnd w:id="161"/>
      <w:r>
        <w:rPr>
          <w:rStyle w:val="Refdecomentario"/>
        </w:rPr>
        <w:commentReference w:id="161"/>
      </w:r>
    </w:p>
    <w:p w14:paraId="7DB36A7D" w14:textId="77777777" w:rsidR="005D05CE" w:rsidRPr="003358B3" w:rsidRDefault="00B810C9">
      <w:pPr>
        <w:pStyle w:val="Textoindependiente"/>
        <w:rPr>
          <w:lang w:val="es-ES"/>
        </w:rPr>
      </w:pPr>
      <w:r w:rsidRPr="003358B3">
        <w:rPr>
          <w:lang w:val="es-ES"/>
        </w:rP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w:t>
      </w:r>
      <w:del w:id="162" w:author="Carolina Vera" w:date="2018-02-14T12:12:00Z">
        <w:r w:rsidRPr="003358B3" w:rsidDel="00966FD9">
          <w:rPr>
            <w:lang w:val="es-ES"/>
          </w:rPr>
          <w:delText>caracetrísticas</w:delText>
        </w:r>
      </w:del>
      <w:ins w:id="163" w:author="Carolina Vera" w:date="2018-02-14T12:12:00Z">
        <w:r w:rsidR="00966FD9" w:rsidRPr="003358B3">
          <w:rPr>
            <w:lang w:val="es-ES"/>
          </w:rPr>
          <w:t>características</w:t>
        </w:r>
      </w:ins>
      <w:r w:rsidRPr="003358B3">
        <w:rPr>
          <w:lang w:val="es-ES"/>
        </w:rPr>
        <w:t xml:space="preserve"> del Sistema Monzónico Sudamericano</w:t>
      </w:r>
      <w:ins w:id="164" w:author="Carolina Vera" w:date="2018-02-14T12:14:00Z">
        <w:r w:rsidR="00966FD9">
          <w:rPr>
            <w:lang w:val="es-ES"/>
          </w:rPr>
          <w:t xml:space="preserve"> (Vera et al., 2006)</w:t>
        </w:r>
      </w:ins>
      <w:r w:rsidRPr="003358B3">
        <w:rPr>
          <w:lang w:val="es-ES"/>
        </w:rPr>
        <w:t>.</w:t>
      </w:r>
    </w:p>
    <w:p w14:paraId="67092BA1" w14:textId="0EA3659B" w:rsidR="005D05CE" w:rsidRPr="003358B3" w:rsidRDefault="00B810C9">
      <w:pPr>
        <w:pStyle w:val="Textoindependiente"/>
        <w:rPr>
          <w:lang w:val="es-ES"/>
        </w:rPr>
      </w:pPr>
      <w:r w:rsidRPr="003358B3">
        <w:rPr>
          <w:lang w:val="es-ES"/>
        </w:rPr>
        <w:t xml:space="preserve">En la </w:t>
      </w:r>
      <w:del w:id="165" w:author="Carolina Vera" w:date="2018-02-14T12:15:00Z">
        <w:r w:rsidRPr="003358B3" w:rsidDel="00464260">
          <w:rPr>
            <w:lang w:val="es-ES"/>
          </w:rPr>
          <w:delText xml:space="preserve"> </w:delText>
        </w:r>
      </w:del>
      <w:ins w:id="166" w:author="Carolina Vera" w:date="2018-02-14T12:15:00Z">
        <w:r w:rsidR="00464260">
          <w:rPr>
            <w:lang w:val="es-ES"/>
          </w:rPr>
          <w:t xml:space="preserve">Fig. xx </w:t>
        </w:r>
      </w:ins>
      <w:r w:rsidRPr="003358B3">
        <w:rPr>
          <w:lang w:val="es-ES"/>
        </w:rPr>
        <w:t>se muestra un corte zonal en 60°S de Z*. Se aprecia la coherencia vertical de la QS1 y es evidente la inclinación hacia el oeste con la altura en todas las estaciones salvo en verano</w:t>
      </w:r>
      <w:ins w:id="167" w:author="Carolina Vera" w:date="2018-02-14T12:17:00Z">
        <w:r w:rsidR="00464260">
          <w:rPr>
            <w:lang w:val="es-ES"/>
          </w:rPr>
          <w:t xml:space="preserve">, en coincidencia con lo encontrado por otros autores </w:t>
        </w:r>
        <w:commentRangeStart w:id="168"/>
        <w:r w:rsidR="00464260">
          <w:rPr>
            <w:lang w:val="es-ES"/>
          </w:rPr>
          <w:t>(ej. Kar</w:t>
        </w:r>
      </w:ins>
      <w:ins w:id="169" w:author="Carolina Vera" w:date="2018-02-14T12:18:00Z">
        <w:r w:rsidR="00464260">
          <w:rPr>
            <w:lang w:val="es-ES"/>
          </w:rPr>
          <w:t>oly, o Raphael)</w:t>
        </w:r>
        <w:commentRangeEnd w:id="168"/>
        <w:r w:rsidR="00464260">
          <w:rPr>
            <w:rStyle w:val="Refdecomentario"/>
          </w:rPr>
          <w:commentReference w:id="168"/>
        </w:r>
      </w:ins>
      <w:r w:rsidRPr="003358B3">
        <w:rPr>
          <w:lang w:val="es-ES"/>
        </w:rPr>
        <w:t>.</w:t>
      </w:r>
    </w:p>
    <w:p w14:paraId="65DBA0D1" w14:textId="3E50B4BA" w:rsidR="005D05CE" w:rsidRPr="003358B3" w:rsidRDefault="00B810C9">
      <w:pPr>
        <w:pStyle w:val="Textoindependiente"/>
        <w:rPr>
          <w:lang w:val="es-ES"/>
        </w:rPr>
      </w:pPr>
      <w:r w:rsidRPr="003358B3">
        <w:rPr>
          <w:lang w:val="es-ES"/>
        </w:rPr>
        <w:t>La inclinación hacia el oeste con la latitud () y con la altura () indican que las perturbaciones estacionarias están asociadas con transporte hacia el polo tanto de cantidad de movimiento zonal como de temperatura</w:t>
      </w:r>
      <w:ins w:id="170" w:author="Carolina Vera" w:date="2018-02-14T12:18:00Z">
        <w:r w:rsidR="00464260">
          <w:rPr>
            <w:lang w:val="es-ES"/>
          </w:rPr>
          <w:t xml:space="preserve">, por las perturbaciones </w:t>
        </w:r>
        <w:commentRangeStart w:id="171"/>
        <w:r w:rsidR="00464260">
          <w:rPr>
            <w:lang w:val="es-ES"/>
          </w:rPr>
          <w:t>(James, xxx)</w:t>
        </w:r>
      </w:ins>
      <w:commentRangeEnd w:id="171"/>
      <w:ins w:id="172" w:author="Carolina Vera" w:date="2018-02-14T12:19:00Z">
        <w:r w:rsidR="00464260">
          <w:rPr>
            <w:rStyle w:val="Refdecomentario"/>
          </w:rPr>
          <w:commentReference w:id="171"/>
        </w:r>
      </w:ins>
      <w:r w:rsidRPr="003358B3">
        <w:rPr>
          <w:lang w:val="es-ES"/>
        </w:rPr>
        <w:t xml:space="preserve">. </w:t>
      </w:r>
      <w:del w:id="173" w:author="Carolina Vera" w:date="2018-02-14T12:19:00Z">
        <w:r w:rsidRPr="003358B3" w:rsidDel="00464260">
          <w:rPr>
            <w:lang w:val="es-ES"/>
          </w:rPr>
          <w:delText>Como e</w:delText>
        </w:r>
      </w:del>
      <w:ins w:id="174" w:author="Carolina Vera" w:date="2018-02-14T12:19:00Z">
        <w:r w:rsidR="00464260">
          <w:rPr>
            <w:lang w:val="es-ES"/>
          </w:rPr>
          <w:t>E</w:t>
        </w:r>
      </w:ins>
      <w:r w:rsidRPr="003358B3">
        <w:rPr>
          <w:lang w:val="es-ES"/>
        </w:rPr>
        <w:t xml:space="preserve">n verano las anomalías zonales tienen una estructura barotrópica </w:t>
      </w:r>
      <w:r w:rsidRPr="003358B3">
        <w:rPr>
          <w:lang w:val="es-ES"/>
        </w:rPr>
        <w:lastRenderedPageBreak/>
        <w:t xml:space="preserve">equivalente y carecen de inclinación en la horizontal, </w:t>
      </w:r>
      <w:commentRangeStart w:id="175"/>
      <w:ins w:id="176" w:author="Carolina Vera" w:date="2018-02-14T12:19:00Z">
        <w:r w:rsidR="00464260">
          <w:rPr>
            <w:lang w:val="es-ES"/>
          </w:rPr>
          <w:t xml:space="preserve">así como </w:t>
        </w:r>
      </w:ins>
      <w:r w:rsidRPr="003358B3">
        <w:rPr>
          <w:lang w:val="es-ES"/>
        </w:rPr>
        <w:t>los transportes meridionales asociados se reducen considerablemente</w:t>
      </w:r>
      <w:ins w:id="177" w:author="Carolina Vera" w:date="2018-02-14T12:23:00Z">
        <w:r w:rsidR="00647BE9">
          <w:rPr>
            <w:lang w:val="es-ES"/>
          </w:rPr>
          <w:t xml:space="preserve"> en la estratosfera</w:t>
        </w:r>
      </w:ins>
      <w:r w:rsidRPr="003358B3">
        <w:rPr>
          <w:lang w:val="es-ES"/>
        </w:rPr>
        <w:t xml:space="preserve">. </w:t>
      </w:r>
      <w:commentRangeEnd w:id="175"/>
      <w:r w:rsidR="00464260">
        <w:rPr>
          <w:rStyle w:val="Refdecomentario"/>
        </w:rPr>
        <w:commentReference w:id="175"/>
      </w:r>
    </w:p>
    <w:p w14:paraId="35B57041" w14:textId="77777777" w:rsidR="005D05CE" w:rsidRDefault="00B810C9">
      <w:pPr>
        <w:pStyle w:val="FigurewithCaption"/>
      </w:pPr>
      <w:r>
        <w:rPr>
          <w:noProof/>
        </w:rPr>
        <w:drawing>
          <wp:inline distT="0" distB="0" distL="0" distR="0" wp14:anchorId="30FF9B6A" wp14:editId="58F9FF95">
            <wp:extent cx="4726004" cy="3696101"/>
            <wp:effectExtent l="0" t="0" r="0" b="0"/>
            <wp:docPr id="5" name="Picture" descr="Corte zonal de anomalía de geopotencial en -60°. - fig:ghz-ncep-corte60"/>
            <wp:cNvGraphicFramePr/>
            <a:graphic xmlns:a="http://schemas.openxmlformats.org/drawingml/2006/main">
              <a:graphicData uri="http://schemas.openxmlformats.org/drawingml/2006/picture">
                <pic:pic xmlns:pic="http://schemas.openxmlformats.org/drawingml/2006/picture">
                  <pic:nvPicPr>
                    <pic:cNvPr id="0" name="Picture" descr="fig/tesis/ghz-ncep-corte60-1.png"/>
                    <pic:cNvPicPr>
                      <a:picLocks noChangeAspect="1" noChangeArrowheads="1"/>
                    </pic:cNvPicPr>
                  </pic:nvPicPr>
                  <pic:blipFill>
                    <a:blip r:embed="rId14"/>
                    <a:stretch>
                      <a:fillRect/>
                    </a:stretch>
                  </pic:blipFill>
                  <pic:spPr bwMode="auto">
                    <a:xfrm>
                      <a:off x="0" y="0"/>
                      <a:ext cx="4726004" cy="3696101"/>
                    </a:xfrm>
                    <a:prstGeom prst="rect">
                      <a:avLst/>
                    </a:prstGeom>
                    <a:noFill/>
                    <a:ln w="9525">
                      <a:noFill/>
                      <a:headEnd/>
                      <a:tailEnd/>
                    </a:ln>
                  </pic:spPr>
                </pic:pic>
              </a:graphicData>
            </a:graphic>
          </wp:inline>
        </w:drawing>
      </w:r>
    </w:p>
    <w:p w14:paraId="0CA050E6" w14:textId="5B8C5B4F" w:rsidR="005D05CE" w:rsidRDefault="00B810C9">
      <w:pPr>
        <w:pStyle w:val="ImageCaption"/>
        <w:rPr>
          <w:ins w:id="178" w:author="Carolina Vera" w:date="2018-02-14T12:21:00Z"/>
          <w:lang w:val="es-ES"/>
        </w:rPr>
      </w:pPr>
      <w:r w:rsidRPr="003358B3">
        <w:rPr>
          <w:lang w:val="es-ES"/>
        </w:rPr>
        <w:t>Corte zonal de anomalía de geopotencial en -60°. - fig:ghz-ncep-corte60</w:t>
      </w:r>
    </w:p>
    <w:p w14:paraId="3297DF9C" w14:textId="400FE2E9" w:rsidR="00647BE9" w:rsidRDefault="00647BE9">
      <w:pPr>
        <w:pStyle w:val="ImageCaption"/>
        <w:rPr>
          <w:ins w:id="179" w:author="Carolina Vera" w:date="2018-02-14T12:21:00Z"/>
          <w:lang w:val="es-ES"/>
        </w:rPr>
      </w:pPr>
    </w:p>
    <w:p w14:paraId="3C80E0F5" w14:textId="05D3B254" w:rsidR="00647BE9" w:rsidRDefault="00647BE9">
      <w:pPr>
        <w:pStyle w:val="ImageCaption"/>
        <w:rPr>
          <w:ins w:id="180" w:author="Carolina Vera" w:date="2018-02-14T12:21:00Z"/>
          <w:lang w:val="es-ES"/>
        </w:rPr>
      </w:pPr>
    </w:p>
    <w:p w14:paraId="62C7710C" w14:textId="07939F43" w:rsidR="00647BE9" w:rsidRPr="00647BE9" w:rsidDel="00647BE9" w:rsidRDefault="00647BE9">
      <w:pPr>
        <w:pStyle w:val="Textoindependiente"/>
        <w:rPr>
          <w:del w:id="181" w:author="Carolina Vera" w:date="2018-02-14T12:21:00Z"/>
          <w:color w:val="FF0000"/>
          <w:lang w:val="es-ES"/>
          <w:rPrChange w:id="182" w:author="Carolina Vera" w:date="2018-02-14T12:21:00Z">
            <w:rPr>
              <w:del w:id="183" w:author="Carolina Vera" w:date="2018-02-14T12:21:00Z"/>
              <w:lang w:val="es-ES"/>
            </w:rPr>
          </w:rPrChange>
        </w:rPr>
      </w:pPr>
    </w:p>
    <w:p w14:paraId="45517C8B" w14:textId="1660F24A" w:rsidR="00647BE9" w:rsidRPr="00647BE9" w:rsidRDefault="00647BE9">
      <w:pPr>
        <w:pStyle w:val="ImageCaption"/>
        <w:rPr>
          <w:ins w:id="184" w:author="Carolina Vera" w:date="2018-02-14T12:21:00Z"/>
          <w:color w:val="FF0000"/>
          <w:lang w:val="es-ES"/>
          <w:rPrChange w:id="185" w:author="Carolina Vera" w:date="2018-02-14T12:21:00Z">
            <w:rPr>
              <w:ins w:id="186" w:author="Carolina Vera" w:date="2018-02-14T12:21:00Z"/>
              <w:lang w:val="es-ES"/>
            </w:rPr>
          </w:rPrChange>
        </w:rPr>
      </w:pPr>
      <w:ins w:id="187" w:author="Carolina Vera" w:date="2018-02-14T12:21:00Z">
        <w:r w:rsidRPr="00647BE9">
          <w:rPr>
            <w:i w:val="0"/>
            <w:color w:val="FF0000"/>
            <w:lang w:val="es-ES"/>
            <w:rPrChange w:id="188" w:author="Carolina Vera" w:date="2018-02-14T12:21:00Z">
              <w:rPr>
                <w:i w:val="0"/>
                <w:lang w:val="es-ES"/>
              </w:rPr>
            </w:rPrChange>
          </w:rPr>
          <w:t xml:space="preserve">Las </w:t>
        </w:r>
      </w:ins>
      <w:ins w:id="189" w:author="Carolina Vera" w:date="2018-02-14T12:24:00Z">
        <w:r>
          <w:rPr>
            <w:i w:val="0"/>
            <w:color w:val="FF0000"/>
            <w:lang w:val="es-ES"/>
          </w:rPr>
          <w:t xml:space="preserve">figuras </w:t>
        </w:r>
      </w:ins>
      <w:ins w:id="190" w:author="Carolina Vera" w:date="2018-02-14T12:21:00Z">
        <w:r w:rsidRPr="00647BE9">
          <w:rPr>
            <w:i w:val="0"/>
            <w:color w:val="FF0000"/>
            <w:lang w:val="es-ES"/>
            <w:rPrChange w:id="191" w:author="Carolina Vera" w:date="2018-02-14T12:21:00Z">
              <w:rPr>
                <w:i w:val="0"/>
                <w:lang w:val="es-ES"/>
              </w:rPr>
            </w:rPrChange>
          </w:rPr>
          <w:t xml:space="preserve">que siguen son </w:t>
        </w:r>
        <w:r>
          <w:rPr>
            <w:i w:val="0"/>
            <w:color w:val="FF0000"/>
            <w:lang w:val="es-ES"/>
          </w:rPr>
          <w:t>el corte vertical</w:t>
        </w:r>
      </w:ins>
      <w:ins w:id="192" w:author="Carolina Vera" w:date="2018-02-14T12:22:00Z">
        <w:r>
          <w:rPr>
            <w:i w:val="0"/>
            <w:color w:val="FF0000"/>
            <w:lang w:val="es-ES"/>
          </w:rPr>
          <w:t xml:space="preserve">-zonal de los </w:t>
        </w:r>
      </w:ins>
      <w:ins w:id="193" w:author="Carolina Vera" w:date="2018-02-14T12:21:00Z">
        <w:r>
          <w:rPr>
            <w:i w:val="0"/>
            <w:color w:val="FF0000"/>
            <w:lang w:val="es-ES"/>
          </w:rPr>
          <w:t>promedios zonales</w:t>
        </w:r>
      </w:ins>
      <w:ins w:id="194" w:author="Carolina Vera" w:date="2018-02-14T12:22:00Z">
        <w:r>
          <w:rPr>
            <w:i w:val="0"/>
            <w:color w:val="FF0000"/>
            <w:lang w:val="es-ES"/>
          </w:rPr>
          <w:t xml:space="preserve">-temporales </w:t>
        </w:r>
      </w:ins>
      <w:ins w:id="195" w:author="Carolina Vera" w:date="2018-02-14T12:21:00Z">
        <w:r>
          <w:rPr>
            <w:i w:val="0"/>
            <w:color w:val="FF0000"/>
            <w:lang w:val="es-ES"/>
          </w:rPr>
          <w:t xml:space="preserve"> de los transportes de las perturbaciones</w:t>
        </w:r>
      </w:ins>
      <w:ins w:id="196" w:author="Carolina Vera" w:date="2018-02-14T12:22:00Z">
        <w:r>
          <w:rPr>
            <w:i w:val="0"/>
            <w:color w:val="FF0000"/>
            <w:lang w:val="es-ES"/>
          </w:rPr>
          <w:t xml:space="preserve">? Se ven super raros. Comparalos con los de las climatologías del ERA40 que muestro en circulación </w:t>
        </w:r>
      </w:ins>
      <w:ins w:id="197" w:author="Carolina Vera" w:date="2018-02-14T12:23:00Z">
        <w:r>
          <w:rPr>
            <w:i w:val="0"/>
            <w:color w:val="FF0000"/>
            <w:lang w:val="es-ES"/>
          </w:rPr>
          <w:t>o los del NCEP disponibles en la web. Yo no los mostraría</w:t>
        </w:r>
      </w:ins>
      <w:ins w:id="198" w:author="Carolina Vera" w:date="2018-02-14T12:21:00Z">
        <w:r>
          <w:rPr>
            <w:i w:val="0"/>
            <w:color w:val="FF0000"/>
            <w:lang w:val="es-ES"/>
          </w:rPr>
          <w:t xml:space="preserve"> </w:t>
        </w:r>
      </w:ins>
    </w:p>
    <w:p w14:paraId="7D4C2E84" w14:textId="77777777" w:rsidR="005D05CE" w:rsidRDefault="00B810C9">
      <w:pPr>
        <w:pStyle w:val="Textoindependiente"/>
      </w:pPr>
      <w:r>
        <w:rPr>
          <w:noProof/>
        </w:rPr>
        <w:lastRenderedPageBreak/>
        <w:drawing>
          <wp:inline distT="0" distB="0" distL="0" distR="0" wp14:anchorId="09CEDB50" wp14:editId="5B5A1FC5">
            <wp:extent cx="5334000" cy="3618826"/>
            <wp:effectExtent l="0" t="0" r="0" b="0"/>
            <wp:docPr id="6" name="Picture" descr="Transportes - fig:uzvz-ncep-corte - SÓLO BORRADOR"/>
            <wp:cNvGraphicFramePr/>
            <a:graphic xmlns:a="http://schemas.openxmlformats.org/drawingml/2006/main">
              <a:graphicData uri="http://schemas.openxmlformats.org/drawingml/2006/picture">
                <pic:pic xmlns:pic="http://schemas.openxmlformats.org/drawingml/2006/picture">
                  <pic:nvPicPr>
                    <pic:cNvPr id="0" name="Picture" descr="fig/tesis/uzvz-ncep-corte-1.png"/>
                    <pic:cNvPicPr>
                      <a:picLocks noChangeAspect="1" noChangeArrowheads="1"/>
                    </pic:cNvPicPr>
                  </pic:nvPicPr>
                  <pic:blipFill>
                    <a:blip r:embed="rId15"/>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6C7ACC80" wp14:editId="3E044C6D">
            <wp:extent cx="5334000" cy="3618826"/>
            <wp:effectExtent l="0" t="0" r="0" b="0"/>
            <wp:docPr id="7" name="Picture" descr="Transportes - fig:uzvz-ncep-corte - SÓLO BORRADOR"/>
            <wp:cNvGraphicFramePr/>
            <a:graphic xmlns:a="http://schemas.openxmlformats.org/drawingml/2006/main">
              <a:graphicData uri="http://schemas.openxmlformats.org/drawingml/2006/picture">
                <pic:pic xmlns:pic="http://schemas.openxmlformats.org/drawingml/2006/picture">
                  <pic:nvPicPr>
                    <pic:cNvPr id="0" name="Picture" descr="fig/tesis/uzvz-ncep-corte-2.png"/>
                    <pic:cNvPicPr>
                      <a:picLocks noChangeAspect="1" noChangeArrowheads="1"/>
                    </pic:cNvPicPr>
                  </pic:nvPicPr>
                  <pic:blipFill>
                    <a:blip r:embed="rId16"/>
                    <a:stretch>
                      <a:fillRect/>
                    </a:stretch>
                  </pic:blipFill>
                  <pic:spPr bwMode="auto">
                    <a:xfrm>
                      <a:off x="0" y="0"/>
                      <a:ext cx="5334000" cy="3618826"/>
                    </a:xfrm>
                    <a:prstGeom prst="rect">
                      <a:avLst/>
                    </a:prstGeom>
                    <a:noFill/>
                    <a:ln w="9525">
                      <a:noFill/>
                      <a:headEnd/>
                      <a:tailEnd/>
                    </a:ln>
                  </pic:spPr>
                </pic:pic>
              </a:graphicData>
            </a:graphic>
          </wp:inline>
        </w:drawing>
      </w:r>
    </w:p>
    <w:p w14:paraId="242559FA" w14:textId="12432FDD" w:rsidR="00CF7B33" w:rsidRPr="00CF7B33" w:rsidRDefault="00CF7B33">
      <w:pPr>
        <w:pStyle w:val="Textoindependiente"/>
        <w:rPr>
          <w:ins w:id="199" w:author="Carolina Vera" w:date="2018-02-14T12:25:00Z"/>
          <w:color w:val="FF0000"/>
          <w:lang w:val="es-ES"/>
          <w:rPrChange w:id="200" w:author="Carolina Vera" w:date="2018-02-14T12:25:00Z">
            <w:rPr>
              <w:ins w:id="201" w:author="Carolina Vera" w:date="2018-02-14T12:25:00Z"/>
              <w:lang w:val="es-ES"/>
            </w:rPr>
          </w:rPrChange>
        </w:rPr>
      </w:pPr>
      <w:ins w:id="202" w:author="Carolina Vera" w:date="2018-02-14T12:25:00Z">
        <w:r>
          <w:rPr>
            <w:color w:val="FF0000"/>
            <w:lang w:val="es-ES"/>
          </w:rPr>
          <w:t>(No entiendo qué desvio standard estás</w:t>
        </w:r>
      </w:ins>
      <w:ins w:id="203" w:author="Carolina Vera" w:date="2018-02-14T12:26:00Z">
        <w:r>
          <w:rPr>
            <w:color w:val="FF0000"/>
            <w:lang w:val="es-ES"/>
          </w:rPr>
          <w:t xml:space="preserve"> mostrando</w:t>
        </w:r>
      </w:ins>
      <w:ins w:id="204" w:author="Carolina Vera" w:date="2018-02-14T12:27:00Z">
        <w:r>
          <w:rPr>
            <w:color w:val="FF0000"/>
            <w:lang w:val="es-ES"/>
          </w:rPr>
          <w:t xml:space="preserve"> a continuación</w:t>
        </w:r>
      </w:ins>
      <w:ins w:id="205" w:author="Carolina Vera" w:date="2018-02-14T12:26:00Z">
        <w:r>
          <w:rPr>
            <w:color w:val="FF0000"/>
            <w:lang w:val="es-ES"/>
          </w:rPr>
          <w:t>? El de las anomalías temporales o de las anomalías zonales? Tenés que explicarlo mejor. Además la presentación del desvío estándar está fuera de lugar, debería estar ubicada después de la explicación del campo medio y antes de las anomalías zonales</w:t>
        </w:r>
      </w:ins>
      <w:ins w:id="206" w:author="Carolina Vera" w:date="2018-02-14T12:27:00Z">
        <w:r>
          <w:rPr>
            <w:color w:val="FF0000"/>
            <w:lang w:val="es-ES"/>
          </w:rPr>
          <w:t>.)</w:t>
        </w:r>
      </w:ins>
    </w:p>
    <w:p w14:paraId="6EA1692C" w14:textId="3C51AB4C" w:rsidR="005D05CE" w:rsidRPr="003358B3" w:rsidRDefault="00B810C9">
      <w:pPr>
        <w:pStyle w:val="Textoindependiente"/>
        <w:rPr>
          <w:lang w:val="es-ES"/>
        </w:rPr>
      </w:pPr>
      <w:commentRangeStart w:id="207"/>
      <w:r w:rsidRPr="003358B3">
        <w:rPr>
          <w:lang w:val="es-ES"/>
        </w:rPr>
        <w:lastRenderedPageBreak/>
        <w:t>El ciclo anual de la amplitud de las ondas estacionarias se observa en , donde se muestra el desvío estándar de Z por círculo de latitud para cada mes . La mayor amplitud se encuentra centrado al rededor de los 60°S, como ya se vio en la  y alcanza su máximo entre agosto y octubre, y el mínimo entre febrero y abril, según el nivel.</w:t>
      </w:r>
      <w:commentRangeEnd w:id="207"/>
      <w:r w:rsidR="00CF7B33">
        <w:rPr>
          <w:rStyle w:val="Refdecomentario"/>
        </w:rPr>
        <w:commentReference w:id="207"/>
      </w:r>
    </w:p>
    <w:p w14:paraId="414CBA7D" w14:textId="77777777" w:rsidR="005D05CE" w:rsidRDefault="00B810C9">
      <w:pPr>
        <w:pStyle w:val="FigurewithCaption"/>
      </w:pPr>
      <w:r>
        <w:rPr>
          <w:noProof/>
        </w:rPr>
        <w:drawing>
          <wp:inline distT="0" distB="0" distL="0" distR="0" wp14:anchorId="45F4CA3D" wp14:editId="5AFF5B6D">
            <wp:extent cx="4726004" cy="3696101"/>
            <wp:effectExtent l="0" t="0" r="0" b="0"/>
            <wp:docPr id="8" name="Picture" descr="Desvío estándar por círculo de latitud. - fig:sd-gh-ncep"/>
            <wp:cNvGraphicFramePr/>
            <a:graphic xmlns:a="http://schemas.openxmlformats.org/drawingml/2006/main">
              <a:graphicData uri="http://schemas.openxmlformats.org/drawingml/2006/picture">
                <pic:pic xmlns:pic="http://schemas.openxmlformats.org/drawingml/2006/picture">
                  <pic:nvPicPr>
                    <pic:cNvPr id="0" name="Picture" descr="fig/tesis/sd-gh-ncep-1.png"/>
                    <pic:cNvPicPr>
                      <a:picLocks noChangeAspect="1" noChangeArrowheads="1"/>
                    </pic:cNvPicPr>
                  </pic:nvPicPr>
                  <pic:blipFill>
                    <a:blip r:embed="rId17"/>
                    <a:stretch>
                      <a:fillRect/>
                    </a:stretch>
                  </pic:blipFill>
                  <pic:spPr bwMode="auto">
                    <a:xfrm>
                      <a:off x="0" y="0"/>
                      <a:ext cx="4726004" cy="3696101"/>
                    </a:xfrm>
                    <a:prstGeom prst="rect">
                      <a:avLst/>
                    </a:prstGeom>
                    <a:noFill/>
                    <a:ln w="9525">
                      <a:noFill/>
                      <a:headEnd/>
                      <a:tailEnd/>
                    </a:ln>
                  </pic:spPr>
                </pic:pic>
              </a:graphicData>
            </a:graphic>
          </wp:inline>
        </w:drawing>
      </w:r>
    </w:p>
    <w:p w14:paraId="379B30D7" w14:textId="77777777" w:rsidR="005D05CE" w:rsidRPr="003358B3" w:rsidRDefault="00B810C9">
      <w:pPr>
        <w:pStyle w:val="ImageCaption"/>
        <w:rPr>
          <w:lang w:val="es-ES"/>
        </w:rPr>
      </w:pPr>
      <w:r w:rsidRPr="003358B3">
        <w:rPr>
          <w:lang w:val="es-ES"/>
        </w:rPr>
        <w:t>Desvío estándar por círculo de latitud. - fig:sd-gh-ncep</w:t>
      </w:r>
    </w:p>
    <w:p w14:paraId="57AD835E" w14:textId="1DA487F9" w:rsidR="005D05CE" w:rsidRPr="003358B3" w:rsidRDefault="00BF2A2E">
      <w:pPr>
        <w:pStyle w:val="Ttulo2"/>
        <w:rPr>
          <w:lang w:val="es-ES"/>
        </w:rPr>
      </w:pPr>
      <w:bookmarkStart w:id="208" w:name="temperatura"/>
      <w:bookmarkStart w:id="209" w:name="_Toc506372316"/>
      <w:bookmarkEnd w:id="208"/>
      <w:ins w:id="210" w:author="Carolina Vera" w:date="2018-02-14T16:01:00Z">
        <w:r>
          <w:rPr>
            <w:lang w:val="es-ES"/>
          </w:rPr>
          <w:t xml:space="preserve">3.2 </w:t>
        </w:r>
      </w:ins>
      <w:r w:rsidR="00B810C9" w:rsidRPr="003358B3">
        <w:rPr>
          <w:lang w:val="es-ES"/>
        </w:rPr>
        <w:t>Temperatura</w:t>
      </w:r>
      <w:bookmarkEnd w:id="209"/>
    </w:p>
    <w:p w14:paraId="36959021" w14:textId="29AE4F1C" w:rsidR="005D05CE" w:rsidRPr="003358B3" w:rsidRDefault="00211F9A">
      <w:pPr>
        <w:pStyle w:val="FirstParagraph"/>
        <w:rPr>
          <w:lang w:val="es-ES"/>
        </w:rPr>
      </w:pPr>
      <w:ins w:id="211" w:author="Carolina Vera" w:date="2018-02-14T12:29:00Z">
        <w:r>
          <w:rPr>
            <w:lang w:val="es-ES"/>
          </w:rPr>
          <w:t>La distribuci</w:t>
        </w:r>
      </w:ins>
      <w:ins w:id="212" w:author="Carolina Vera" w:date="2018-02-14T12:30:00Z">
        <w:r>
          <w:rPr>
            <w:lang w:val="es-ES"/>
          </w:rPr>
          <w:t xml:space="preserve">ón horizontal de la temperatura media </w:t>
        </w:r>
      </w:ins>
      <w:del w:id="213" w:author="Carolina Vera" w:date="2018-02-14T12:30:00Z">
        <w:r w:rsidR="00B810C9" w:rsidRPr="003358B3" w:rsidDel="00211F9A">
          <w:rPr>
            <w:lang w:val="es-ES"/>
          </w:rPr>
          <w:delText xml:space="preserve">Pasando a la temperatura, en la  puede verse que, </w:delText>
        </w:r>
      </w:del>
      <w:r w:rsidR="00B810C9" w:rsidRPr="003358B3">
        <w:rPr>
          <w:lang w:val="es-ES"/>
        </w:rPr>
        <w:t xml:space="preserve">al igual que </w:t>
      </w:r>
      <w:ins w:id="214" w:author="Carolina Vera" w:date="2018-02-14T12:30:00Z">
        <w:r>
          <w:rPr>
            <w:lang w:val="es-ES"/>
          </w:rPr>
          <w:t xml:space="preserve">la altura geopotencial media, </w:t>
        </w:r>
      </w:ins>
      <w:del w:id="215" w:author="Carolina Vera" w:date="2018-02-14T12:30:00Z">
        <w:r w:rsidR="00B810C9" w:rsidRPr="003358B3" w:rsidDel="00211F9A">
          <w:rPr>
            <w:lang w:val="es-ES"/>
          </w:rPr>
          <w:delText xml:space="preserve">el campo de geopotencial, </w:delText>
        </w:r>
      </w:del>
      <w:r w:rsidR="00B810C9" w:rsidRPr="003358B3">
        <w:rPr>
          <w:lang w:val="es-ES"/>
        </w:rPr>
        <w:t>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w:t>
      </w:r>
      <w:ins w:id="216" w:author="Carolina Vera" w:date="2018-02-14T12:31:00Z">
        <w:r w:rsidR="002B6CF0">
          <w:rPr>
            <w:lang w:val="es-ES"/>
          </w:rPr>
          <w:t xml:space="preserve">n las asimetrías zonales más importantes </w:t>
        </w:r>
      </w:ins>
      <w:r w:rsidR="00B810C9" w:rsidRPr="003358B3">
        <w:rPr>
          <w:lang w:val="es-ES"/>
        </w:rPr>
        <w:t xml:space="preserve"> </w:t>
      </w:r>
      <w:del w:id="217" w:author="Carolina Vera" w:date="2018-02-14T12:31:00Z">
        <w:r w:rsidR="00B810C9" w:rsidRPr="003358B3" w:rsidDel="002B6CF0">
          <w:rPr>
            <w:lang w:val="es-ES"/>
          </w:rPr>
          <w:delText>particularmente deformado por</w:delText>
        </w:r>
      </w:del>
      <w:ins w:id="218" w:author="Carolina Vera" w:date="2018-02-14T12:31:00Z">
        <w:r w:rsidR="002B6CF0">
          <w:rPr>
            <w:lang w:val="es-ES"/>
          </w:rPr>
          <w:t>asociadas con</w:t>
        </w:r>
      </w:ins>
      <w:r w:rsidR="00B810C9" w:rsidRPr="003358B3">
        <w:rPr>
          <w:lang w:val="es-ES"/>
        </w:rPr>
        <w:t xml:space="preserve"> los contrastes de temperatura </w:t>
      </w:r>
      <w:ins w:id="219" w:author="Carolina Vera" w:date="2018-02-14T12:31:00Z">
        <w:r w:rsidR="002B6CF0">
          <w:rPr>
            <w:lang w:val="es-ES"/>
          </w:rPr>
          <w:t xml:space="preserve">entre continente y océanos, </w:t>
        </w:r>
      </w:ins>
      <w:del w:id="220" w:author="Carolina Vera" w:date="2018-02-14T12:31:00Z">
        <w:r w:rsidR="00B810C9" w:rsidRPr="003358B3" w:rsidDel="002B6CF0">
          <w:rPr>
            <w:lang w:val="es-ES"/>
          </w:rPr>
          <w:delText xml:space="preserve">zonales </w:delText>
        </w:r>
      </w:del>
      <w:r w:rsidR="00B810C9" w:rsidRPr="003358B3">
        <w:rPr>
          <w:lang w:val="es-ES"/>
        </w:rPr>
        <w:t>como el máximo sobre Australia en verano.</w:t>
      </w:r>
    </w:p>
    <w:p w14:paraId="22C719CE" w14:textId="77777777" w:rsidR="005D05CE" w:rsidRDefault="00B810C9">
      <w:pPr>
        <w:pStyle w:val="FigurewithCaption"/>
      </w:pPr>
      <w:r>
        <w:rPr>
          <w:noProof/>
        </w:rPr>
        <w:lastRenderedPageBreak/>
        <w:drawing>
          <wp:inline distT="0" distB="0" distL="0" distR="0" wp14:anchorId="11635990" wp14:editId="2B6FB18C">
            <wp:extent cx="4726004" cy="3696101"/>
            <wp:effectExtent l="0" t="0" r="0" b="0"/>
            <wp:docPr id="9" name="Picture" descr="Corte meridional de temperatura media. - fig:t-ncep-corte"/>
            <wp:cNvGraphicFramePr/>
            <a:graphic xmlns:a="http://schemas.openxmlformats.org/drawingml/2006/main">
              <a:graphicData uri="http://schemas.openxmlformats.org/drawingml/2006/picture">
                <pic:pic xmlns:pic="http://schemas.openxmlformats.org/drawingml/2006/picture">
                  <pic:nvPicPr>
                    <pic:cNvPr id="0" name="Picture" descr="fig/tesis/t-ncep-corte-1.png"/>
                    <pic:cNvPicPr>
                      <a:picLocks noChangeAspect="1" noChangeArrowheads="1"/>
                    </pic:cNvPicPr>
                  </pic:nvPicPr>
                  <pic:blipFill>
                    <a:blip r:embed="rId18"/>
                    <a:stretch>
                      <a:fillRect/>
                    </a:stretch>
                  </pic:blipFill>
                  <pic:spPr bwMode="auto">
                    <a:xfrm>
                      <a:off x="0" y="0"/>
                      <a:ext cx="4726004" cy="3696101"/>
                    </a:xfrm>
                    <a:prstGeom prst="rect">
                      <a:avLst/>
                    </a:prstGeom>
                    <a:noFill/>
                    <a:ln w="9525">
                      <a:noFill/>
                      <a:headEnd/>
                      <a:tailEnd/>
                    </a:ln>
                  </pic:spPr>
                </pic:pic>
              </a:graphicData>
            </a:graphic>
          </wp:inline>
        </w:drawing>
      </w:r>
    </w:p>
    <w:p w14:paraId="4B35C92E" w14:textId="77777777" w:rsidR="005D05CE" w:rsidRPr="003358B3" w:rsidRDefault="00B810C9">
      <w:pPr>
        <w:pStyle w:val="ImageCaption"/>
        <w:rPr>
          <w:lang w:val="es-ES"/>
        </w:rPr>
      </w:pPr>
      <w:r w:rsidRPr="003358B3">
        <w:rPr>
          <w:lang w:val="es-ES"/>
        </w:rPr>
        <w:t>Corte meridional de temperatura media. - fig:t-ncep-corte</w:t>
      </w:r>
    </w:p>
    <w:p w14:paraId="6973BF47" w14:textId="208A267C" w:rsidR="005D05CE" w:rsidRPr="003358B3" w:rsidRDefault="002B6CF0">
      <w:pPr>
        <w:pStyle w:val="Textoindependiente"/>
        <w:rPr>
          <w:lang w:val="es-ES"/>
        </w:rPr>
      </w:pPr>
      <w:ins w:id="221" w:author="Carolina Vera" w:date="2018-02-14T12:31:00Z">
        <w:r>
          <w:rPr>
            <w:lang w:val="es-ES"/>
          </w:rPr>
          <w:t>El aná</w:t>
        </w:r>
      </w:ins>
      <w:ins w:id="222" w:author="Carolina Vera" w:date="2018-02-14T12:32:00Z">
        <w:r>
          <w:rPr>
            <w:lang w:val="es-ES"/>
          </w:rPr>
          <w:t xml:space="preserve">lisis del corte vertical-meridional de temperatura media zonal </w:t>
        </w:r>
      </w:ins>
      <w:del w:id="223" w:author="Carolina Vera" w:date="2018-02-14T12:32:00Z">
        <w:r w:rsidR="00B810C9" w:rsidRPr="003358B3" w:rsidDel="002B6CF0">
          <w:rPr>
            <w:lang w:val="es-ES"/>
          </w:rPr>
          <w:delText>Haciendo un promedio zonal como se muestra en la , se observa</w:delText>
        </w:r>
      </w:del>
      <w:ins w:id="224" w:author="Carolina Vera" w:date="2018-02-14T12:32:00Z">
        <w:r>
          <w:rPr>
            <w:lang w:val="es-ES"/>
          </w:rPr>
          <w:t>presenta</w:t>
        </w:r>
      </w:ins>
      <w:r w:rsidR="00B810C9" w:rsidRPr="003358B3">
        <w:rPr>
          <w:lang w:val="es-ES"/>
        </w:rPr>
        <w:t xml:space="preserve"> un mínimo de temperatura </w:t>
      </w:r>
      <w:del w:id="225" w:author="Carolina Vera" w:date="2018-02-14T12:32:00Z">
        <w:r w:rsidR="00B810C9" w:rsidRPr="003358B3" w:rsidDel="002B6CF0">
          <w:rPr>
            <w:lang w:val="es-ES"/>
          </w:rPr>
          <w:delText xml:space="preserve">se da </w:delText>
        </w:r>
      </w:del>
      <w:r w:rsidR="00B810C9" w:rsidRPr="003358B3">
        <w:rPr>
          <w:lang w:val="es-ES"/>
        </w:rPr>
        <w:t xml:space="preserve">en la estatósfera tropical durante todo el año y uno en la estatósfera polar con amplitud, extensión y altura máxima en invierno y mínima en verano. El máximo relativo de </w:t>
      </w:r>
      <w:del w:id="226" w:author="Carolina Vera" w:date="2018-02-14T12:32:00Z">
        <w:r w:rsidR="00B810C9" w:rsidRPr="003358B3" w:rsidDel="002B6CF0">
          <w:rPr>
            <w:lang w:val="es-ES"/>
          </w:rPr>
          <w:delText>tempertura</w:delText>
        </w:r>
      </w:del>
      <w:ins w:id="227" w:author="Carolina Vera" w:date="2018-02-14T12:32:00Z">
        <w:r w:rsidRPr="003358B3">
          <w:rPr>
            <w:lang w:val="es-ES"/>
          </w:rPr>
          <w:t>temperatura</w:t>
        </w:r>
      </w:ins>
      <w:r w:rsidR="00B810C9" w:rsidRPr="003358B3">
        <w:rPr>
          <w:lang w:val="es-ES"/>
        </w:rPr>
        <w:t xml:space="preserve"> observado por encima de 100hPa se da como consecuencia de estos dos </w:t>
      </w:r>
      <w:commentRangeStart w:id="228"/>
      <w:r w:rsidR="00B810C9" w:rsidRPr="003358B3">
        <w:rPr>
          <w:lang w:val="es-ES"/>
        </w:rPr>
        <w:t>mínimos</w:t>
      </w:r>
      <w:commentRangeEnd w:id="228"/>
      <w:r>
        <w:rPr>
          <w:rStyle w:val="Refdecomentario"/>
        </w:rPr>
        <w:commentReference w:id="228"/>
      </w:r>
      <w:r w:rsidR="00B810C9" w:rsidRPr="003358B3">
        <w:rPr>
          <w:lang w:val="es-ES"/>
        </w:rPr>
        <w:t>.</w:t>
      </w:r>
    </w:p>
    <w:p w14:paraId="187DF145" w14:textId="26CA1164" w:rsidR="005D05CE" w:rsidRPr="003358B3" w:rsidRDefault="00B810C9">
      <w:pPr>
        <w:pStyle w:val="Textoindependiente"/>
        <w:rPr>
          <w:lang w:val="es-ES"/>
        </w:rPr>
      </w:pPr>
      <w:r w:rsidRPr="003358B3">
        <w:rPr>
          <w:lang w:val="es-ES"/>
        </w:rPr>
        <w:t xml:space="preserve">En </w:t>
      </w:r>
      <w:commentRangeStart w:id="229"/>
      <w:r w:rsidRPr="003358B3">
        <w:rPr>
          <w:lang w:val="es-ES"/>
        </w:rPr>
        <w:t xml:space="preserve">la </w:t>
      </w:r>
      <w:ins w:id="230" w:author="Carolina Vera" w:date="2018-02-14T12:34:00Z">
        <w:r w:rsidR="002B6CF0">
          <w:rPr>
            <w:lang w:val="es-ES"/>
          </w:rPr>
          <w:t xml:space="preserve"> Fig. xx</w:t>
        </w:r>
      </w:ins>
      <w:r w:rsidRPr="003358B3">
        <w:rPr>
          <w:lang w:val="es-ES"/>
        </w:rPr>
        <w:t xml:space="preserve"> </w:t>
      </w:r>
      <w:commentRangeEnd w:id="229"/>
      <w:r w:rsidR="00927DA3">
        <w:rPr>
          <w:rStyle w:val="Refdecomentario"/>
        </w:rPr>
        <w:commentReference w:id="229"/>
      </w:r>
      <w:r w:rsidRPr="003358B3">
        <w:rPr>
          <w:lang w:val="es-ES"/>
        </w:rPr>
        <w:t>se muestran las anomalías zonales de temperatura</w:t>
      </w:r>
      <w:ins w:id="231" w:author="Carolina Vera" w:date="2018-02-14T12:34:00Z">
        <w:r w:rsidR="002B6CF0">
          <w:rPr>
            <w:lang w:val="es-ES"/>
          </w:rPr>
          <w:t xml:space="preserve"> media</w:t>
        </w:r>
      </w:ins>
      <w:r w:rsidRPr="003358B3">
        <w:rPr>
          <w:lang w:val="es-ES"/>
        </w:rPr>
        <w:t xml:space="preserve">. En 850hPa se aprecia </w:t>
      </w:r>
      <w:del w:id="232" w:author="Carolina Vera" w:date="2018-02-14T12:38:00Z">
        <w:r w:rsidRPr="003358B3" w:rsidDel="00927DA3">
          <w:rPr>
            <w:lang w:val="es-ES"/>
          </w:rPr>
          <w:delText xml:space="preserve">mejor </w:delText>
        </w:r>
      </w:del>
      <w:r w:rsidRPr="003358B3">
        <w:rPr>
          <w:lang w:val="es-ES"/>
        </w:rPr>
        <w:t>el efecto del contraste de temperatura entre el suelo y el mar</w:t>
      </w:r>
      <w:del w:id="233" w:author="Carolina Vera" w:date="2018-02-14T12:38:00Z">
        <w:r w:rsidRPr="003358B3" w:rsidDel="00927DA3">
          <w:rPr>
            <w:lang w:val="es-ES"/>
          </w:rPr>
          <w:delText xml:space="preserve"> que en la </w:delText>
        </w:r>
      </w:del>
      <w:r w:rsidRPr="003358B3">
        <w:rPr>
          <w:lang w:val="es-ES"/>
        </w:rPr>
        <w:t>. Se observan anomalías positivas sobre los continentes y negativas sobre los océanos en todas las estaciones, aunque más intensas en verano y primavera. En niveles más altos éstas pierden su intensidad</w:t>
      </w:r>
      <w:ins w:id="234" w:author="Carolina Vera" w:date="2018-02-14T12:42:00Z">
        <w:r w:rsidR="00C81296">
          <w:rPr>
            <w:lang w:val="es-ES"/>
          </w:rPr>
          <w:t>,</w:t>
        </w:r>
      </w:ins>
      <w:r w:rsidRPr="003358B3">
        <w:rPr>
          <w:lang w:val="es-ES"/>
        </w:rPr>
        <w:t xml:space="preserve"> pero reaparecen en 100hPa con signo invertido. </w:t>
      </w:r>
      <w:commentRangeStart w:id="235"/>
      <w:r w:rsidRPr="003358B3">
        <w:rPr>
          <w:lang w:val="es-ES"/>
        </w:rPr>
        <w:t xml:space="preserve">Estas características tienen su correlato en la altura geopotencial </w:t>
      </w:r>
      <w:del w:id="236" w:author="Carolina Vera" w:date="2018-02-14T12:38:00Z">
        <w:r w:rsidRPr="003358B3" w:rsidDel="00927DA3">
          <w:rPr>
            <w:lang w:val="es-ES"/>
          </w:rPr>
          <w:delText>y corresponden a circulaciones tipo Walker .</w:delText>
        </w:r>
      </w:del>
      <w:commentRangeEnd w:id="235"/>
      <w:r w:rsidR="00927DA3">
        <w:rPr>
          <w:rStyle w:val="Refdecomentario"/>
        </w:rPr>
        <w:commentReference w:id="235"/>
      </w:r>
    </w:p>
    <w:p w14:paraId="329D9BD0" w14:textId="03F7A51D" w:rsidR="005D05CE" w:rsidRDefault="00B810C9">
      <w:pPr>
        <w:pStyle w:val="Textoindependiente"/>
        <w:rPr>
          <w:ins w:id="237" w:author="Carolina Vera" w:date="2018-02-14T12:43:00Z"/>
          <w:lang w:val="es-ES"/>
        </w:rPr>
      </w:pPr>
      <w:r w:rsidRPr="003358B3">
        <w:rPr>
          <w:lang w:val="es-ES"/>
        </w:rPr>
        <w:t xml:space="preserve">En invierno y primavera, los niveles altos están dominados por una QS1 con máximo en el sur de Australia y mínimo en el Atlántico sur. En niveles más bajos, la onda disminuye su amplitid y se defasa hacia el este y queda casi en cuadratura () con el </w:t>
      </w:r>
      <w:commentRangeStart w:id="238"/>
      <w:r w:rsidRPr="003358B3">
        <w:rPr>
          <w:lang w:val="es-ES"/>
        </w:rPr>
        <w:t>máximo en 850hPa en Antártida occidental</w:t>
      </w:r>
      <w:commentRangeEnd w:id="238"/>
      <w:r w:rsidR="00C81296">
        <w:rPr>
          <w:rStyle w:val="Refdecomentario"/>
        </w:rPr>
        <w:commentReference w:id="238"/>
      </w:r>
      <w:r w:rsidRPr="003358B3">
        <w:rPr>
          <w:lang w:val="es-ES"/>
        </w:rPr>
        <w:t>. En otoño esta onda está presente</w:t>
      </w:r>
      <w:ins w:id="239" w:author="Carolina Vera" w:date="2018-02-14T12:42:00Z">
        <w:r w:rsidR="00C81296">
          <w:rPr>
            <w:lang w:val="es-ES"/>
          </w:rPr>
          <w:t>,</w:t>
        </w:r>
      </w:ins>
      <w:r w:rsidRPr="003358B3">
        <w:rPr>
          <w:lang w:val="es-ES"/>
        </w:rPr>
        <w:t xml:space="preserve"> pero con amplitud muy reducida y máxima en niveles medios. </w:t>
      </w:r>
      <w:r w:rsidRPr="00C81296">
        <w:rPr>
          <w:lang w:val="es-ES"/>
          <w:rPrChange w:id="240" w:author="Carolina Vera" w:date="2018-02-14T12:42:00Z">
            <w:rPr/>
          </w:rPrChange>
        </w:rPr>
        <w:t>Finalmente, en verano ésta desaparece por encima de 100hPa.</w:t>
      </w:r>
    </w:p>
    <w:p w14:paraId="4E860E18" w14:textId="72373266" w:rsidR="00C81296" w:rsidRDefault="00C81296">
      <w:pPr>
        <w:pStyle w:val="Textoindependiente"/>
        <w:rPr>
          <w:ins w:id="241" w:author="Carolina Vera" w:date="2018-02-14T12:43:00Z"/>
          <w:lang w:val="es-ES"/>
        </w:rPr>
      </w:pPr>
    </w:p>
    <w:p w14:paraId="4A956878" w14:textId="4FCF4BC8" w:rsidR="00C81296" w:rsidRPr="00C81296" w:rsidRDefault="00C81296">
      <w:pPr>
        <w:pStyle w:val="Textoindependiente"/>
        <w:rPr>
          <w:color w:val="FF0000"/>
          <w:lang w:val="es-ES"/>
          <w:rPrChange w:id="242" w:author="Carolina Vera" w:date="2018-02-14T12:43:00Z">
            <w:rPr/>
          </w:rPrChange>
        </w:rPr>
      </w:pPr>
      <w:ins w:id="243" w:author="Carolina Vera" w:date="2018-02-14T12:43:00Z">
        <w:r>
          <w:rPr>
            <w:color w:val="FF0000"/>
            <w:lang w:val="es-ES"/>
          </w:rPr>
          <w:lastRenderedPageBreak/>
          <w:t xml:space="preserve">Falta que agregues </w:t>
        </w:r>
      </w:ins>
      <w:ins w:id="244" w:author="Carolina Vera" w:date="2018-02-14T12:44:00Z">
        <w:r>
          <w:rPr>
            <w:color w:val="FF0000"/>
            <w:lang w:val="es-ES"/>
          </w:rPr>
          <w:t>un párrafo describiendo lo que muestra la figura que sigue del corte vertical. Si combinas lo que muestran con lo que muestra la figura de las anomalias horizontales, entonces mencionala antes.</w:t>
        </w:r>
      </w:ins>
    </w:p>
    <w:p w14:paraId="636F59CB" w14:textId="77777777" w:rsidR="005D05CE" w:rsidRDefault="00B810C9">
      <w:pPr>
        <w:pStyle w:val="FigurewithCaption"/>
      </w:pPr>
      <w:r>
        <w:rPr>
          <w:noProof/>
        </w:rPr>
        <w:drawing>
          <wp:inline distT="0" distB="0" distL="0" distR="0" wp14:anchorId="76FAFF3A" wp14:editId="161E5D31">
            <wp:extent cx="4726004" cy="3696101"/>
            <wp:effectExtent l="0" t="0" r="0" b="0"/>
            <wp:docPr id="10" name="Picture" descr="Corte zonal de anomalía de temperatura en -60°. - fig:t-ncep-corte60"/>
            <wp:cNvGraphicFramePr/>
            <a:graphic xmlns:a="http://schemas.openxmlformats.org/drawingml/2006/main">
              <a:graphicData uri="http://schemas.openxmlformats.org/drawingml/2006/picture">
                <pic:pic xmlns:pic="http://schemas.openxmlformats.org/drawingml/2006/picture">
                  <pic:nvPicPr>
                    <pic:cNvPr id="0" name="Picture" descr="fig/tesis/t-ncep-corte60-1.png"/>
                    <pic:cNvPicPr>
                      <a:picLocks noChangeAspect="1" noChangeArrowheads="1"/>
                    </pic:cNvPicPr>
                  </pic:nvPicPr>
                  <pic:blipFill>
                    <a:blip r:embed="rId19"/>
                    <a:stretch>
                      <a:fillRect/>
                    </a:stretch>
                  </pic:blipFill>
                  <pic:spPr bwMode="auto">
                    <a:xfrm>
                      <a:off x="0" y="0"/>
                      <a:ext cx="4726004" cy="3696101"/>
                    </a:xfrm>
                    <a:prstGeom prst="rect">
                      <a:avLst/>
                    </a:prstGeom>
                    <a:noFill/>
                    <a:ln w="9525">
                      <a:noFill/>
                      <a:headEnd/>
                      <a:tailEnd/>
                    </a:ln>
                  </pic:spPr>
                </pic:pic>
              </a:graphicData>
            </a:graphic>
          </wp:inline>
        </w:drawing>
      </w:r>
    </w:p>
    <w:p w14:paraId="41D4BBC7" w14:textId="77777777" w:rsidR="005D05CE" w:rsidRPr="003358B3" w:rsidRDefault="00B810C9">
      <w:pPr>
        <w:pStyle w:val="ImageCaption"/>
        <w:rPr>
          <w:lang w:val="es-ES"/>
        </w:rPr>
      </w:pPr>
      <w:r w:rsidRPr="003358B3">
        <w:rPr>
          <w:lang w:val="es-ES"/>
        </w:rPr>
        <w:t>Corte zonal de anomalía de temperatura en -60°. - fig:t-ncep-corte60</w:t>
      </w:r>
    </w:p>
    <w:p w14:paraId="1934A4E0" w14:textId="09F4B2AC" w:rsidR="005D05CE" w:rsidRDefault="00BF2A2E">
      <w:pPr>
        <w:pStyle w:val="Ttulo2"/>
        <w:rPr>
          <w:ins w:id="245" w:author="Carolina Vera" w:date="2018-02-14T12:45:00Z"/>
        </w:rPr>
      </w:pPr>
      <w:bookmarkStart w:id="246" w:name="viento-zonal"/>
      <w:bookmarkStart w:id="247" w:name="_Toc506372317"/>
      <w:bookmarkEnd w:id="246"/>
      <w:ins w:id="248" w:author="Carolina Vera" w:date="2018-02-14T16:01:00Z">
        <w:r>
          <w:t xml:space="preserve">3.3 </w:t>
        </w:r>
      </w:ins>
      <w:r w:rsidR="00B810C9">
        <w:t>Viento zonal</w:t>
      </w:r>
      <w:bookmarkEnd w:id="247"/>
    </w:p>
    <w:p w14:paraId="337B53FE" w14:textId="6BB1A050" w:rsidR="00EF401D" w:rsidRDefault="00EF401D" w:rsidP="00EF401D">
      <w:pPr>
        <w:pStyle w:val="Textoindependiente"/>
        <w:rPr>
          <w:ins w:id="249" w:author="Carolina Vera" w:date="2018-02-14T12:45:00Z"/>
        </w:rPr>
      </w:pPr>
    </w:p>
    <w:p w14:paraId="18600B36" w14:textId="1EC29A40" w:rsidR="00EF401D" w:rsidRPr="00EF401D" w:rsidDel="00EF401D" w:rsidRDefault="00EF401D" w:rsidP="00EF401D">
      <w:pPr>
        <w:pStyle w:val="Textoindependiente"/>
        <w:rPr>
          <w:del w:id="250" w:author="Carolina Vera" w:date="2018-02-14T12:47:00Z"/>
          <w:color w:val="FF0000"/>
          <w:lang w:val="es-ES"/>
          <w:rPrChange w:id="251" w:author="Carolina Vera" w:date="2018-02-14T12:46:00Z">
            <w:rPr>
              <w:del w:id="252" w:author="Carolina Vera" w:date="2018-02-14T12:47:00Z"/>
            </w:rPr>
          </w:rPrChange>
        </w:rPr>
        <w:pPrChange w:id="253" w:author="Carolina Vera" w:date="2018-02-14T12:45:00Z">
          <w:pPr>
            <w:pStyle w:val="Ttulo2"/>
          </w:pPr>
        </w:pPrChange>
      </w:pPr>
    </w:p>
    <w:p w14:paraId="13A5E837" w14:textId="77777777" w:rsidR="005D05CE" w:rsidRDefault="00B810C9">
      <w:pPr>
        <w:pStyle w:val="FigurewithCaption"/>
      </w:pPr>
      <w:r>
        <w:rPr>
          <w:noProof/>
        </w:rPr>
        <w:lastRenderedPageBreak/>
        <w:drawing>
          <wp:inline distT="0" distB="0" distL="0" distR="0" wp14:anchorId="25E9E3DD" wp14:editId="18D75E91">
            <wp:extent cx="4726004" cy="3696101"/>
            <wp:effectExtent l="0" t="0" r="0" b="0"/>
            <wp:docPr id="11" name="Picture" descr="Viento zonal medio. - fig:u-ncep-corte"/>
            <wp:cNvGraphicFramePr/>
            <a:graphic xmlns:a="http://schemas.openxmlformats.org/drawingml/2006/main">
              <a:graphicData uri="http://schemas.openxmlformats.org/drawingml/2006/picture">
                <pic:pic xmlns:pic="http://schemas.openxmlformats.org/drawingml/2006/picture">
                  <pic:nvPicPr>
                    <pic:cNvPr id="0" name="Picture" descr="fig/tesis/u-ncep-corte-1.png"/>
                    <pic:cNvPicPr>
                      <a:picLocks noChangeAspect="1" noChangeArrowheads="1"/>
                    </pic:cNvPicPr>
                  </pic:nvPicPr>
                  <pic:blipFill>
                    <a:blip r:embed="rId20"/>
                    <a:stretch>
                      <a:fillRect/>
                    </a:stretch>
                  </pic:blipFill>
                  <pic:spPr bwMode="auto">
                    <a:xfrm>
                      <a:off x="0" y="0"/>
                      <a:ext cx="4726004" cy="3696101"/>
                    </a:xfrm>
                    <a:prstGeom prst="rect">
                      <a:avLst/>
                    </a:prstGeom>
                    <a:noFill/>
                    <a:ln w="9525">
                      <a:noFill/>
                      <a:headEnd/>
                      <a:tailEnd/>
                    </a:ln>
                  </pic:spPr>
                </pic:pic>
              </a:graphicData>
            </a:graphic>
          </wp:inline>
        </w:drawing>
      </w:r>
    </w:p>
    <w:p w14:paraId="5ECA3A5B" w14:textId="77777777" w:rsidR="005D05CE" w:rsidRPr="003358B3" w:rsidRDefault="00B810C9">
      <w:pPr>
        <w:pStyle w:val="ImageCaption"/>
        <w:rPr>
          <w:lang w:val="es-ES"/>
        </w:rPr>
      </w:pPr>
      <w:r w:rsidRPr="003358B3">
        <w:rPr>
          <w:lang w:val="es-ES"/>
        </w:rPr>
        <w:t>Viento zonal medio. - fig:u-ncep-corte</w:t>
      </w:r>
    </w:p>
    <w:p w14:paraId="0F2D8DA1" w14:textId="1F1808C1" w:rsidR="005D05CE" w:rsidRPr="003358B3" w:rsidRDefault="00B810C9">
      <w:pPr>
        <w:pStyle w:val="Textoindependiente"/>
        <w:rPr>
          <w:lang w:val="es-ES"/>
        </w:rPr>
      </w:pPr>
      <w:r w:rsidRPr="003358B3">
        <w:rPr>
          <w:lang w:val="es-ES"/>
        </w:rPr>
        <w:t>La media zonal del viento zonal (</w:t>
      </w:r>
      <w:ins w:id="254" w:author="Carolina Vera" w:date="2018-02-14T12:49:00Z">
        <w:r w:rsidR="00EF401D">
          <w:rPr>
            <w:lang w:val="es-ES"/>
          </w:rPr>
          <w:t>Fig. xxx</w:t>
        </w:r>
      </w:ins>
      <w:r w:rsidRPr="003358B3">
        <w:rPr>
          <w:lang w:val="es-ES"/>
        </w:rPr>
        <w:t>) muestra</w:t>
      </w:r>
      <w:ins w:id="255" w:author="Carolina Vera" w:date="2018-02-14T12:49:00Z">
        <w:r w:rsidR="00EF401D">
          <w:rPr>
            <w:lang w:val="es-ES"/>
          </w:rPr>
          <w:t xml:space="preserve"> dos</w:t>
        </w:r>
      </w:ins>
      <w:r w:rsidRPr="003358B3">
        <w:rPr>
          <w:lang w:val="es-ES"/>
        </w:rPr>
        <w:t xml:space="preserve"> </w:t>
      </w:r>
      <w:del w:id="256" w:author="Carolina Vera" w:date="2018-02-14T12:49:00Z">
        <w:r w:rsidRPr="003358B3" w:rsidDel="00EF401D">
          <w:rPr>
            <w:lang w:val="es-ES"/>
          </w:rPr>
          <w:delText xml:space="preserve">sendos </w:delText>
        </w:r>
      </w:del>
      <w:r w:rsidRPr="003358B3">
        <w:rPr>
          <w:lang w:val="es-ES"/>
        </w:rPr>
        <w:t>máximos</w:t>
      </w:r>
      <w:ins w:id="257" w:author="Carolina Vera" w:date="2018-02-14T12:49:00Z">
        <w:r w:rsidR="00EF401D">
          <w:rPr>
            <w:lang w:val="es-ES"/>
          </w:rPr>
          <w:t>, u</w:t>
        </w:r>
      </w:ins>
      <w:ins w:id="258" w:author="Carolina Vera" w:date="2018-02-14T12:50:00Z">
        <w:r w:rsidR="00EF401D">
          <w:rPr>
            <w:lang w:val="es-ES"/>
          </w:rPr>
          <w:t xml:space="preserve">no </w:t>
        </w:r>
      </w:ins>
      <w:r w:rsidRPr="003358B3">
        <w:rPr>
          <w:lang w:val="es-ES"/>
        </w:rPr>
        <w:t xml:space="preserve"> en latitudes medias en 200hPa y </w:t>
      </w:r>
      <w:ins w:id="259" w:author="Carolina Vera" w:date="2018-02-14T12:50:00Z">
        <w:r w:rsidR="00EF401D">
          <w:rPr>
            <w:lang w:val="es-ES"/>
          </w:rPr>
          <w:t xml:space="preserve">otro en latitudes </w:t>
        </w:r>
      </w:ins>
      <w:r w:rsidRPr="003358B3">
        <w:rPr>
          <w:lang w:val="es-ES"/>
        </w:rPr>
        <w:t>p</w:t>
      </w:r>
      <w:ins w:id="260" w:author="Carolina Vera" w:date="2018-02-14T12:49:00Z">
        <w:r w:rsidR="00EF401D">
          <w:rPr>
            <w:lang w:val="es-ES"/>
          </w:rPr>
          <w:t>o</w:t>
        </w:r>
      </w:ins>
      <w:r w:rsidRPr="003358B3">
        <w:rPr>
          <w:lang w:val="es-ES"/>
        </w:rPr>
        <w:t>lares en la estatósfera, correspondientes al jet subtropical y subpolar</w:t>
      </w:r>
      <w:ins w:id="261" w:author="Carolina Vera" w:date="2018-02-14T12:50:00Z">
        <w:r w:rsidR="00EF401D">
          <w:rPr>
            <w:lang w:val="es-ES"/>
          </w:rPr>
          <w:t>,</w:t>
        </w:r>
      </w:ins>
      <w:r w:rsidRPr="003358B3">
        <w:rPr>
          <w:lang w:val="es-ES"/>
        </w:rPr>
        <w:t xml:space="preserve"> respectivamen</w:t>
      </w:r>
      <w:ins w:id="262" w:author="Carolina Vera" w:date="2018-02-14T12:50:00Z">
        <w:r w:rsidR="00EF401D">
          <w:rPr>
            <w:lang w:val="es-ES"/>
          </w:rPr>
          <w:t>t</w:t>
        </w:r>
      </w:ins>
      <w:r w:rsidRPr="003358B3">
        <w:rPr>
          <w:lang w:val="es-ES"/>
        </w:rPr>
        <w:t>e. El primero está presente durante todo el año</w:t>
      </w:r>
      <w:ins w:id="263" w:author="Carolina Vera" w:date="2018-02-14T12:50:00Z">
        <w:r w:rsidR="00EF401D">
          <w:rPr>
            <w:lang w:val="es-ES"/>
          </w:rPr>
          <w:t>,</w:t>
        </w:r>
      </w:ins>
      <w:r w:rsidRPr="003358B3">
        <w:rPr>
          <w:lang w:val="es-ES"/>
        </w:rPr>
        <w:t xml:space="preserve"> aunque con mayor intensidad y corrido hacia latitudes más ecuatoriales en invierno y primavera. El segundo está presente principalmente en invierno y primavera, e incipiente en otoño. </w:t>
      </w:r>
      <w:ins w:id="264" w:author="Carolina Vera" w:date="2018-02-14T12:50:00Z">
        <w:r w:rsidR="000079B0">
          <w:rPr>
            <w:lang w:val="es-ES"/>
          </w:rPr>
          <w:t>Además e</w:t>
        </w:r>
      </w:ins>
      <w:del w:id="265" w:author="Carolina Vera" w:date="2018-02-14T12:50:00Z">
        <w:r w:rsidRPr="003358B3" w:rsidDel="000079B0">
          <w:rPr>
            <w:lang w:val="es-ES"/>
          </w:rPr>
          <w:delText>E</w:delText>
        </w:r>
      </w:del>
      <w:r w:rsidRPr="003358B3">
        <w:rPr>
          <w:lang w:val="es-ES"/>
        </w:rPr>
        <w:t>n la estratósfera se observan vientos del este en latitudes bajas</w:t>
      </w:r>
      <w:ins w:id="266" w:author="Carolina Vera" w:date="2018-02-14T12:51:00Z">
        <w:r w:rsidR="000079B0">
          <w:rPr>
            <w:lang w:val="es-ES"/>
          </w:rPr>
          <w:t>,</w:t>
        </w:r>
      </w:ins>
      <w:r w:rsidRPr="003358B3">
        <w:rPr>
          <w:lang w:val="es-ES"/>
        </w:rPr>
        <w:t xml:space="preserve"> que son más intensos en verano y otoño.</w:t>
      </w:r>
    </w:p>
    <w:p w14:paraId="619F016C" w14:textId="3E6491CA" w:rsidR="005D05CE" w:rsidRPr="003358B3" w:rsidRDefault="00B810C9">
      <w:pPr>
        <w:pStyle w:val="Textoindependiente"/>
        <w:rPr>
          <w:lang w:val="es-ES"/>
        </w:rPr>
      </w:pPr>
      <w:r w:rsidRPr="003358B3">
        <w:rPr>
          <w:lang w:val="es-ES"/>
        </w:rPr>
        <w:t xml:space="preserve">En la  </w:t>
      </w:r>
      <w:ins w:id="267" w:author="Carolina Vera" w:date="2018-02-14T12:51:00Z">
        <w:r w:rsidR="000079B0">
          <w:rPr>
            <w:lang w:val="es-ES"/>
          </w:rPr>
          <w:t xml:space="preserve">Fig. xx </w:t>
        </w:r>
      </w:ins>
      <w:r w:rsidRPr="003358B3">
        <w:rPr>
          <w:lang w:val="es-ES"/>
        </w:rPr>
        <w:t>se observa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w:t>
      </w:r>
      <w:ins w:id="268" w:author="Carolina Vera" w:date="2018-02-14T12:51:00Z">
        <w:r w:rsidR="00F17631">
          <w:rPr>
            <w:lang w:val="es-ES"/>
          </w:rPr>
          <w:t xml:space="preserve">ej. </w:t>
        </w:r>
      </w:ins>
      <w:r w:rsidRPr="003358B3">
        <w:rPr>
          <w:lang w:val="es-ES"/>
        </w:rPr>
        <w:t xml:space="preserve">Trenberth y Mo </w:t>
      </w:r>
      <w:hyperlink w:anchor="ref-Trenberth1985">
        <w:r w:rsidRPr="003358B3">
          <w:rPr>
            <w:rStyle w:val="Hipervnculo"/>
            <w:lang w:val="es-ES"/>
          </w:rPr>
          <w:t>1985</w:t>
        </w:r>
      </w:hyperlink>
      <w:r w:rsidRPr="003358B3">
        <w:rPr>
          <w:lang w:val="es-ES"/>
        </w:rPr>
        <w:t>).</w:t>
      </w:r>
      <w:ins w:id="269" w:author="Carolina Vera" w:date="2018-02-14T13:01:00Z">
        <w:r w:rsidR="00242878">
          <w:rPr>
            <w:lang w:val="es-ES"/>
          </w:rPr>
          <w:t xml:space="preserve"> </w:t>
        </w:r>
      </w:ins>
    </w:p>
    <w:p w14:paraId="2C068552" w14:textId="77777777" w:rsidR="005D05CE" w:rsidRPr="003358B3" w:rsidRDefault="00B810C9">
      <w:pPr>
        <w:pStyle w:val="Textoindependiente"/>
        <w:rPr>
          <w:lang w:val="es-ES"/>
        </w:rPr>
      </w:pPr>
      <w:r w:rsidRPr="003358B3">
        <w:rPr>
          <w:lang w:val="es-ES"/>
        </w:rPr>
        <w:t>Esta bifurcación del jet sobre Nueva Zelanda se evidencia en el campo de anomalías zonales de viento zonal () como anomalías negativas durante todo el año. Este campo también presenta varios pares de QS1 antisimétricos respecto a 60°S. Estas anomalías se corresponden con la variación meridional del jet observado en la  y son consistentes con la QS1 de geopotencial observada en la , las cuales generan viento zonal anómalo del este y del oeste al norte y sur del anticiclón respectivamente.</w:t>
      </w:r>
    </w:p>
    <w:p w14:paraId="113562A6" w14:textId="77777777" w:rsidR="005D05CE" w:rsidRPr="003358B3" w:rsidRDefault="00B810C9">
      <w:pPr>
        <w:pStyle w:val="Textoindependiente"/>
        <w:rPr>
          <w:lang w:val="es-ES"/>
        </w:rPr>
      </w:pPr>
      <w:r w:rsidRPr="003358B3">
        <w:rPr>
          <w:lang w:val="es-ES"/>
        </w:rPr>
        <w:t xml:space="preserve">En verano, entre 300hPa y 100hPa sobre el Pacífico ecuatorial existe una zona de anomalías del viento zonal positivas al este y negativas al oeste. Consistente con los campos de temperatura, esto implica divergencias en niveles altos y convergencias en </w:t>
      </w:r>
      <w:r w:rsidRPr="003358B3">
        <w:rPr>
          <w:lang w:val="es-ES"/>
        </w:rPr>
        <w:lastRenderedPageBreak/>
        <w:t>niveles bajos (no se muestra). Evidencia de la circulación tropical forzada por la temperatura superficial del pacífico.</w:t>
      </w:r>
    </w:p>
    <w:p w14:paraId="48163533" w14:textId="6E600F89" w:rsidR="005D05CE" w:rsidRDefault="00B810C9">
      <w:pPr>
        <w:pStyle w:val="Textoindependiente"/>
        <w:rPr>
          <w:ins w:id="270" w:author="Carolina Vera" w:date="2018-02-14T13:02:00Z"/>
          <w:lang w:val="es-ES"/>
        </w:rPr>
      </w:pPr>
      <w:r w:rsidRPr="003358B3">
        <w:rPr>
          <w:lang w:val="es-ES"/>
        </w:rPr>
        <w:t>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14:paraId="3965F4B2" w14:textId="57996C3A" w:rsidR="00242878" w:rsidRPr="00242878" w:rsidRDefault="00D859B8">
      <w:pPr>
        <w:pStyle w:val="Textoindependiente"/>
        <w:rPr>
          <w:color w:val="FF0000"/>
          <w:lang w:val="es-ES"/>
          <w:rPrChange w:id="271" w:author="Carolina Vera" w:date="2018-02-14T13:02:00Z">
            <w:rPr>
              <w:lang w:val="es-ES"/>
            </w:rPr>
          </w:rPrChange>
        </w:rPr>
      </w:pPr>
      <w:ins w:id="272" w:author="Carolina Vera" w:date="2018-02-14T15:14:00Z">
        <w:r>
          <w:rPr>
            <w:color w:val="FF0000"/>
            <w:lang w:val="es-ES"/>
          </w:rPr>
          <w:t xml:space="preserve">La </w:t>
        </w:r>
      </w:ins>
      <w:ins w:id="273" w:author="Carolina Vera" w:date="2018-02-14T13:02:00Z">
        <w:r w:rsidR="00242878">
          <w:rPr>
            <w:color w:val="FF0000"/>
            <w:lang w:val="es-ES"/>
          </w:rPr>
          <w:t xml:space="preserve">discusión </w:t>
        </w:r>
      </w:ins>
      <w:ins w:id="274" w:author="Carolina Vera" w:date="2018-02-14T15:14:00Z">
        <w:r>
          <w:rPr>
            <w:color w:val="FF0000"/>
            <w:lang w:val="es-ES"/>
          </w:rPr>
          <w:t xml:space="preserve">anterior </w:t>
        </w:r>
      </w:ins>
      <w:ins w:id="275" w:author="Carolina Vera" w:date="2018-02-14T13:02:00Z">
        <w:r w:rsidR="00242878">
          <w:rPr>
            <w:color w:val="FF0000"/>
            <w:lang w:val="es-ES"/>
          </w:rPr>
          <w:t xml:space="preserve">del viento zonal </w:t>
        </w:r>
      </w:ins>
      <w:ins w:id="276" w:author="Carolina Vera" w:date="2018-02-14T13:07:00Z">
        <w:r w:rsidR="00242878">
          <w:rPr>
            <w:color w:val="FF0000"/>
            <w:lang w:val="es-ES"/>
          </w:rPr>
          <w:t>está</w:t>
        </w:r>
      </w:ins>
      <w:ins w:id="277" w:author="Carolina Vera" w:date="2018-02-14T13:02:00Z">
        <w:r w:rsidR="00242878">
          <w:rPr>
            <w:color w:val="FF0000"/>
            <w:lang w:val="es-ES"/>
          </w:rPr>
          <w:t xml:space="preserve"> muy comprimida</w:t>
        </w:r>
      </w:ins>
      <w:ins w:id="278" w:author="Carolina Vera" w:date="2018-02-14T13:05:00Z">
        <w:r w:rsidR="00242878">
          <w:rPr>
            <w:color w:val="FF0000"/>
            <w:lang w:val="es-ES"/>
          </w:rPr>
          <w:t xml:space="preserve"> y es escasa</w:t>
        </w:r>
      </w:ins>
      <w:ins w:id="279" w:author="Carolina Vera" w:date="2018-02-14T13:02:00Z">
        <w:r w:rsidR="00242878">
          <w:rPr>
            <w:color w:val="FF0000"/>
            <w:lang w:val="es-ES"/>
          </w:rPr>
          <w:t xml:space="preserve">. Tiene que haber un </w:t>
        </w:r>
      </w:ins>
      <w:ins w:id="280" w:author="Carolina Vera" w:date="2018-02-14T13:03:00Z">
        <w:r w:rsidR="00242878">
          <w:rPr>
            <w:color w:val="FF0000"/>
            <w:lang w:val="es-ES"/>
          </w:rPr>
          <w:t>párrafo o al menos un par de frases por cada figura que presentas. Si</w:t>
        </w:r>
      </w:ins>
      <w:ins w:id="281" w:author="Carolina Vera" w:date="2018-02-14T13:05:00Z">
        <w:r w:rsidR="00242878">
          <w:rPr>
            <w:color w:val="FF0000"/>
            <w:lang w:val="es-ES"/>
          </w:rPr>
          <w:t xml:space="preserve"> </w:t>
        </w:r>
      </w:ins>
      <w:ins w:id="282" w:author="Carolina Vera" w:date="2018-02-14T13:03:00Z">
        <w:r w:rsidR="00242878">
          <w:rPr>
            <w:color w:val="FF0000"/>
            <w:lang w:val="es-ES"/>
          </w:rPr>
          <w:t xml:space="preserve">no, sacamos las </w:t>
        </w:r>
      </w:ins>
      <w:ins w:id="283" w:author="Carolina Vera" w:date="2018-02-14T13:05:00Z">
        <w:r w:rsidR="00242878">
          <w:rPr>
            <w:color w:val="FF0000"/>
            <w:lang w:val="es-ES"/>
          </w:rPr>
          <w:t xml:space="preserve">figuras </w:t>
        </w:r>
      </w:ins>
      <w:ins w:id="284" w:author="Carolina Vera" w:date="2018-02-14T13:03:00Z">
        <w:r w:rsidR="00242878">
          <w:rPr>
            <w:color w:val="FF0000"/>
            <w:lang w:val="es-ES"/>
          </w:rPr>
          <w:t xml:space="preserve">que no aporten nada. En particular en la de las </w:t>
        </w:r>
      </w:ins>
      <w:ins w:id="285" w:author="Carolina Vera" w:date="2018-02-14T13:07:00Z">
        <w:r w:rsidR="00242878">
          <w:rPr>
            <w:color w:val="FF0000"/>
            <w:lang w:val="es-ES"/>
          </w:rPr>
          <w:t>anomalías</w:t>
        </w:r>
      </w:ins>
      <w:ins w:id="286" w:author="Carolina Vera" w:date="2018-02-14T13:03:00Z">
        <w:r w:rsidR="00242878">
          <w:rPr>
            <w:color w:val="FF0000"/>
            <w:lang w:val="es-ES"/>
          </w:rPr>
          <w:t xml:space="preserve"> zonales deberías </w:t>
        </w:r>
      </w:ins>
      <w:ins w:id="287" w:author="Carolina Vera" w:date="2018-02-14T13:04:00Z">
        <w:r w:rsidR="00242878">
          <w:rPr>
            <w:color w:val="FF0000"/>
            <w:lang w:val="es-ES"/>
          </w:rPr>
          <w:t>describir mejor que un centro de anomalía de geopotencial corresponde en general a 2 centros de anomalías del viento zonal desfasados</w:t>
        </w:r>
      </w:ins>
      <w:ins w:id="288" w:author="Carolina Vera" w:date="2018-02-14T13:05:00Z">
        <w:r w:rsidR="00242878">
          <w:rPr>
            <w:color w:val="FF0000"/>
            <w:lang w:val="es-ES"/>
          </w:rPr>
          <w:t xml:space="preserve"> en la dirección meridional</w:t>
        </w:r>
      </w:ins>
      <w:ins w:id="289" w:author="Carolina Vera" w:date="2018-02-14T13:04:00Z">
        <w:r w:rsidR="00242878">
          <w:rPr>
            <w:color w:val="FF0000"/>
            <w:lang w:val="es-ES"/>
          </w:rPr>
          <w:t xml:space="preserve">. </w:t>
        </w:r>
      </w:ins>
      <w:ins w:id="290" w:author="Carolina Vera" w:date="2018-02-14T13:06:00Z">
        <w:r w:rsidR="00242878">
          <w:rPr>
            <w:color w:val="FF0000"/>
            <w:lang w:val="es-ES"/>
          </w:rPr>
          <w:t xml:space="preserve">Podes describir como caen los centros de </w:t>
        </w:r>
      </w:ins>
      <w:ins w:id="291" w:author="Carolina Vera" w:date="2018-02-14T13:07:00Z">
        <w:r w:rsidR="00242878">
          <w:rPr>
            <w:color w:val="FF0000"/>
            <w:lang w:val="es-ES"/>
          </w:rPr>
          <w:t>anomalías</w:t>
        </w:r>
      </w:ins>
      <w:ins w:id="292" w:author="Carolina Vera" w:date="2018-02-14T13:06:00Z">
        <w:r w:rsidR="00242878">
          <w:rPr>
            <w:color w:val="FF0000"/>
            <w:lang w:val="es-ES"/>
          </w:rPr>
          <w:t xml:space="preserve"> </w:t>
        </w:r>
      </w:ins>
      <w:ins w:id="293" w:author="Carolina Vera" w:date="2018-02-14T13:07:00Z">
        <w:r w:rsidR="00242878">
          <w:rPr>
            <w:color w:val="FF0000"/>
            <w:lang w:val="es-ES"/>
          </w:rPr>
          <w:t>en relación con</w:t>
        </w:r>
      </w:ins>
      <w:ins w:id="294" w:author="Carolina Vera" w:date="2018-02-14T13:06:00Z">
        <w:r w:rsidR="00242878">
          <w:rPr>
            <w:color w:val="FF0000"/>
            <w:lang w:val="es-ES"/>
          </w:rPr>
          <w:t xml:space="preserve"> los dos jets. </w:t>
        </w:r>
      </w:ins>
      <w:ins w:id="295" w:author="Carolina Vera" w:date="2018-02-14T13:07:00Z">
        <w:r w:rsidR="00242878">
          <w:rPr>
            <w:color w:val="FF0000"/>
            <w:lang w:val="es-ES"/>
          </w:rPr>
          <w:t>Además,</w:t>
        </w:r>
      </w:ins>
      <w:ins w:id="296" w:author="Carolina Vera" w:date="2018-02-14T13:04:00Z">
        <w:r w:rsidR="00242878">
          <w:rPr>
            <w:color w:val="FF0000"/>
            <w:lang w:val="es-ES"/>
          </w:rPr>
          <w:t xml:space="preserve"> como el viento no depende del parámetro de Coriolis como si </w:t>
        </w:r>
      </w:ins>
      <w:ins w:id="297" w:author="Carolina Vera" w:date="2018-02-14T13:05:00Z">
        <w:r w:rsidR="00242878">
          <w:rPr>
            <w:color w:val="FF0000"/>
            <w:lang w:val="es-ES"/>
          </w:rPr>
          <w:t xml:space="preserve">lo hace la altura geopotencial, se pueden distinguir mejor las ondas estacionarias en zonas tropicales. </w:t>
        </w:r>
      </w:ins>
    </w:p>
    <w:p w14:paraId="29A7F975" w14:textId="77777777" w:rsidR="00D859B8" w:rsidRDefault="00D859B8">
      <w:pPr>
        <w:pStyle w:val="Ttulo2"/>
        <w:rPr>
          <w:ins w:id="298" w:author="Carolina Vera" w:date="2018-02-14T15:14:00Z"/>
          <w:lang w:val="es-ES"/>
        </w:rPr>
      </w:pPr>
      <w:bookmarkStart w:id="299" w:name="viento-meridional"/>
      <w:bookmarkStart w:id="300" w:name="_Toc506372318"/>
      <w:bookmarkEnd w:id="299"/>
    </w:p>
    <w:p w14:paraId="1703B687" w14:textId="5D74B78C" w:rsidR="005D05CE" w:rsidRPr="00242878" w:rsidRDefault="00BF2A2E">
      <w:pPr>
        <w:pStyle w:val="Ttulo2"/>
        <w:rPr>
          <w:lang w:val="es-ES"/>
          <w:rPrChange w:id="301" w:author="Carolina Vera" w:date="2018-02-14T13:02:00Z">
            <w:rPr/>
          </w:rPrChange>
        </w:rPr>
      </w:pPr>
      <w:ins w:id="302" w:author="Carolina Vera" w:date="2018-02-14T16:01:00Z">
        <w:r>
          <w:rPr>
            <w:lang w:val="es-ES"/>
          </w:rPr>
          <w:t xml:space="preserve">3.4 </w:t>
        </w:r>
      </w:ins>
      <w:r w:rsidR="00B810C9" w:rsidRPr="00242878">
        <w:rPr>
          <w:lang w:val="es-ES"/>
          <w:rPrChange w:id="303" w:author="Carolina Vera" w:date="2018-02-14T13:02:00Z">
            <w:rPr/>
          </w:rPrChange>
        </w:rPr>
        <w:t>Viento meridional</w:t>
      </w:r>
      <w:bookmarkEnd w:id="300"/>
    </w:p>
    <w:p w14:paraId="047E1A16" w14:textId="77777777" w:rsidR="005D05CE" w:rsidRDefault="00B810C9">
      <w:pPr>
        <w:pStyle w:val="FigurewithCaption"/>
      </w:pPr>
      <w:r>
        <w:rPr>
          <w:noProof/>
        </w:rPr>
        <w:drawing>
          <wp:inline distT="0" distB="0" distL="0" distR="0" wp14:anchorId="1953ACE1" wp14:editId="3A1C032A">
            <wp:extent cx="4726004" cy="3696101"/>
            <wp:effectExtent l="0" t="0" r="0" b="0"/>
            <wp:docPr id="12" name="Picture" descr="Media zonal del viento meridional. - fig:v-ncep-corte"/>
            <wp:cNvGraphicFramePr/>
            <a:graphic xmlns:a="http://schemas.openxmlformats.org/drawingml/2006/main">
              <a:graphicData uri="http://schemas.openxmlformats.org/drawingml/2006/picture">
                <pic:pic xmlns:pic="http://schemas.openxmlformats.org/drawingml/2006/picture">
                  <pic:nvPicPr>
                    <pic:cNvPr id="0" name="Picture" descr="fig/tesis/v-ncep-corte-1.png"/>
                    <pic:cNvPicPr>
                      <a:picLocks noChangeAspect="1" noChangeArrowheads="1"/>
                    </pic:cNvPicPr>
                  </pic:nvPicPr>
                  <pic:blipFill>
                    <a:blip r:embed="rId21"/>
                    <a:stretch>
                      <a:fillRect/>
                    </a:stretch>
                  </pic:blipFill>
                  <pic:spPr bwMode="auto">
                    <a:xfrm>
                      <a:off x="0" y="0"/>
                      <a:ext cx="4726004" cy="3696101"/>
                    </a:xfrm>
                    <a:prstGeom prst="rect">
                      <a:avLst/>
                    </a:prstGeom>
                    <a:noFill/>
                    <a:ln w="9525">
                      <a:noFill/>
                      <a:headEnd/>
                      <a:tailEnd/>
                    </a:ln>
                  </pic:spPr>
                </pic:pic>
              </a:graphicData>
            </a:graphic>
          </wp:inline>
        </w:drawing>
      </w:r>
    </w:p>
    <w:p w14:paraId="74BB6494" w14:textId="77777777" w:rsidR="005D05CE" w:rsidRPr="003358B3" w:rsidRDefault="00B810C9">
      <w:pPr>
        <w:pStyle w:val="ImageCaption"/>
        <w:rPr>
          <w:lang w:val="es-ES"/>
        </w:rPr>
      </w:pPr>
      <w:r w:rsidRPr="003358B3">
        <w:rPr>
          <w:lang w:val="es-ES"/>
        </w:rPr>
        <w:t>Media zonal del viento meridional. - fig:v-ncep-corte</w:t>
      </w:r>
    </w:p>
    <w:p w14:paraId="540E7082" w14:textId="20ED2CDF" w:rsidR="005D05CE" w:rsidRPr="003358B3" w:rsidDel="00242878" w:rsidRDefault="00242878">
      <w:pPr>
        <w:pStyle w:val="Textoindependiente"/>
        <w:rPr>
          <w:del w:id="304" w:author="Carolina Vera" w:date="2018-02-14T13:09:00Z"/>
          <w:lang w:val="es-ES"/>
        </w:rPr>
      </w:pPr>
      <w:ins w:id="305" w:author="Carolina Vera" w:date="2018-02-14T13:07:00Z">
        <w:r>
          <w:rPr>
            <w:lang w:val="es-ES"/>
          </w:rPr>
          <w:t>El cor</w:t>
        </w:r>
      </w:ins>
      <w:ins w:id="306" w:author="Carolina Vera" w:date="2018-02-14T13:08:00Z">
        <w:r>
          <w:rPr>
            <w:lang w:val="es-ES"/>
          </w:rPr>
          <w:t xml:space="preserve">te vertical-meridional del promedio zonal viento meridional medio </w:t>
        </w:r>
      </w:ins>
      <w:del w:id="307" w:author="Carolina Vera" w:date="2018-02-14T13:08:00Z">
        <w:r w:rsidR="00B810C9" w:rsidRPr="003358B3" w:rsidDel="00242878">
          <w:rPr>
            <w:lang w:val="es-ES"/>
          </w:rPr>
          <w:delText xml:space="preserve">En los campos medios zonales de viento meridional </w:delText>
        </w:r>
      </w:del>
      <w:r w:rsidR="00B810C9" w:rsidRPr="003358B3">
        <w:rPr>
          <w:lang w:val="es-ES"/>
        </w:rPr>
        <w:t xml:space="preserve">() </w:t>
      </w:r>
      <w:ins w:id="308" w:author="Carolina Vera" w:date="2018-02-14T13:08:00Z">
        <w:r>
          <w:rPr>
            <w:lang w:val="es-ES"/>
          </w:rPr>
          <w:t xml:space="preserve">muestra </w:t>
        </w:r>
      </w:ins>
      <w:del w:id="309" w:author="Carolina Vera" w:date="2018-02-14T13:08:00Z">
        <w:r w:rsidR="00B810C9" w:rsidRPr="003358B3" w:rsidDel="00242878">
          <w:rPr>
            <w:lang w:val="es-ES"/>
          </w:rPr>
          <w:delText xml:space="preserve">la principal característica </w:delText>
        </w:r>
        <w:r w:rsidR="00B810C9" w:rsidRPr="003358B3" w:rsidDel="00242878">
          <w:rPr>
            <w:lang w:val="es-ES"/>
          </w:rPr>
          <w:lastRenderedPageBreak/>
          <w:delText xml:space="preserve">descable son </w:delText>
        </w:r>
      </w:del>
      <w:r w:rsidR="00B810C9" w:rsidRPr="003358B3">
        <w:rPr>
          <w:lang w:val="es-ES"/>
        </w:rPr>
        <w:t>los máximos tropicales presentes en superficie y altura en todas las estaciones</w:t>
      </w:r>
      <w:ins w:id="310" w:author="Carolina Vera" w:date="2018-02-14T13:08:00Z">
        <w:r>
          <w:rPr>
            <w:lang w:val="es-ES"/>
          </w:rPr>
          <w:t xml:space="preserve">, relacionados con la </w:t>
        </w:r>
      </w:ins>
      <w:del w:id="311" w:author="Carolina Vera" w:date="2018-02-14T13:08:00Z">
        <w:r w:rsidR="00B810C9" w:rsidRPr="003358B3" w:rsidDel="00242878">
          <w:rPr>
            <w:lang w:val="es-ES"/>
          </w:rPr>
          <w:delText xml:space="preserve">. Se trata de la </w:delText>
        </w:r>
      </w:del>
      <w:r w:rsidR="00B810C9" w:rsidRPr="003358B3">
        <w:rPr>
          <w:lang w:val="es-ES"/>
        </w:rPr>
        <w:t xml:space="preserve">circulación de Hadley. En verano, la rama ascendente </w:t>
      </w:r>
      <w:del w:id="312" w:author="Carolina Vera" w:date="2018-02-14T13:08:00Z">
        <w:r w:rsidR="00B810C9" w:rsidRPr="003358B3" w:rsidDel="00242878">
          <w:rPr>
            <w:lang w:val="es-ES"/>
          </w:rPr>
          <w:delText>d</w:delText>
        </w:r>
      </w:del>
      <w:ins w:id="313" w:author="Carolina Vera" w:date="2018-02-14T13:08:00Z">
        <w:r>
          <w:rPr>
            <w:lang w:val="es-ES"/>
          </w:rPr>
          <w:t>s</w:t>
        </w:r>
      </w:ins>
      <w:r w:rsidR="00B810C9" w:rsidRPr="003358B3">
        <w:rPr>
          <w:lang w:val="es-ES"/>
        </w:rPr>
        <w:t>e encuentra en el hemisferio sur y se tiene convergencias en niveles bajos y divergencias en niveles altos. En invierno, en cambio, sólo se ve la rama descendente, mucho más intensa que en verano, que genera convergencias en niveles altos y divergencias en niveles bajos al</w:t>
      </w:r>
      <w:del w:id="314" w:author="Carolina Vera" w:date="2018-02-14T13:09:00Z">
        <w:r w:rsidR="00B810C9" w:rsidRPr="003358B3" w:rsidDel="00242878">
          <w:rPr>
            <w:lang w:val="es-ES"/>
          </w:rPr>
          <w:delText xml:space="preserve"> </w:delText>
        </w:r>
      </w:del>
      <w:r w:rsidR="00B810C9" w:rsidRPr="003358B3">
        <w:rPr>
          <w:lang w:val="es-ES"/>
        </w:rPr>
        <w:t>rededor de los 30°S.</w:t>
      </w:r>
      <w:ins w:id="315" w:author="Carolina Vera" w:date="2018-02-14T13:09:00Z">
        <w:r>
          <w:rPr>
            <w:lang w:val="es-ES"/>
          </w:rPr>
          <w:t xml:space="preserve"> </w:t>
        </w:r>
      </w:ins>
    </w:p>
    <w:p w14:paraId="48FF170C" w14:textId="65335040" w:rsidR="005D05CE" w:rsidRPr="003358B3" w:rsidDel="00242878" w:rsidRDefault="00B810C9">
      <w:pPr>
        <w:pStyle w:val="Textoindependiente"/>
        <w:rPr>
          <w:del w:id="316" w:author="Carolina Vera" w:date="2018-02-14T13:10:00Z"/>
          <w:lang w:val="es-ES"/>
        </w:rPr>
      </w:pPr>
      <w:r w:rsidRPr="003358B3">
        <w:rPr>
          <w:lang w:val="es-ES"/>
        </w:rPr>
        <w:t>Presente durante todo el año, también se observa un maximo de vientos del sur en la costa antártica. Esta es la señal de los vientos catabáticos antárticos producidos por una capa muy estable cerca de superficie y la consistente inclinación de la topografía del continente.</w:t>
      </w:r>
      <w:ins w:id="317" w:author="Carolina Vera" w:date="2018-02-14T13:09:00Z">
        <w:r w:rsidR="00242878">
          <w:rPr>
            <w:lang w:val="es-ES"/>
          </w:rPr>
          <w:t xml:space="preserve"> Aunque los datos allí pueden tener limitaciones por la falta de observaciones y la representación de la orografía.</w:t>
        </w:r>
      </w:ins>
      <w:del w:id="318" w:author="Carolina Vera" w:date="2018-02-14T13:09:00Z">
        <w:r w:rsidRPr="003358B3" w:rsidDel="00242878">
          <w:rPr>
            <w:lang w:val="es-ES"/>
          </w:rPr>
          <w:delText>.</w:delText>
        </w:r>
      </w:del>
      <w:ins w:id="319" w:author="Carolina Vera" w:date="2018-02-14T13:10:00Z">
        <w:r w:rsidR="00242878">
          <w:rPr>
            <w:lang w:val="es-ES"/>
          </w:rPr>
          <w:t xml:space="preserve"> </w:t>
        </w:r>
      </w:ins>
      <w:commentRangeStart w:id="320"/>
    </w:p>
    <w:p w14:paraId="7D240FCE" w14:textId="113C415A" w:rsidR="005D05CE" w:rsidRPr="003358B3" w:rsidRDefault="00B810C9">
      <w:pPr>
        <w:pStyle w:val="Textoindependiente"/>
        <w:rPr>
          <w:lang w:val="es-ES"/>
        </w:rPr>
      </w:pPr>
      <w:r w:rsidRPr="003358B3">
        <w:rPr>
          <w:lang w:val="es-ES"/>
        </w:rPr>
        <w:t xml:space="preserve">En el resto del dominio, la media zonal es prácticamente nula, lo cual implica que la anomalía zonal de V es prácticamente idéntica al campo total; por lo tanto, sólo se muestra </w:t>
      </w:r>
      <w:del w:id="321" w:author="Carolina Vera" w:date="2018-02-14T15:14:00Z">
        <w:r w:rsidRPr="003358B3" w:rsidDel="00D859B8">
          <w:rPr>
            <w:lang w:val="es-ES"/>
          </w:rPr>
          <w:delText>éste</w:delText>
        </w:r>
      </w:del>
      <w:ins w:id="322" w:author="Carolina Vera" w:date="2018-02-14T15:14:00Z">
        <w:r w:rsidR="00D859B8" w:rsidRPr="003358B3">
          <w:rPr>
            <w:lang w:val="es-ES"/>
          </w:rPr>
          <w:t>este</w:t>
        </w:r>
      </w:ins>
      <w:r w:rsidRPr="003358B3">
        <w:rPr>
          <w:lang w:val="es-ES"/>
        </w:rPr>
        <w:t xml:space="preserve"> último.</w:t>
      </w:r>
      <w:commentRangeEnd w:id="320"/>
      <w:r w:rsidR="00242878">
        <w:rPr>
          <w:rStyle w:val="Refdecomentario"/>
        </w:rPr>
        <w:commentReference w:id="320"/>
      </w:r>
    </w:p>
    <w:p w14:paraId="65EF0C5A" w14:textId="1E97FF42" w:rsidR="00B77AED" w:rsidRPr="003358B3" w:rsidDel="00CF4F46" w:rsidRDefault="00B810C9">
      <w:pPr>
        <w:pStyle w:val="Textoindependiente"/>
        <w:rPr>
          <w:del w:id="323" w:author="Carolina Vera" w:date="2018-02-14T15:13:00Z"/>
          <w:lang w:val="es-ES"/>
        </w:rPr>
      </w:pPr>
      <w:r w:rsidRPr="003358B3">
        <w:rPr>
          <w:lang w:val="es-ES"/>
        </w:rPr>
        <w:t>Los campos horizontales de</w:t>
      </w:r>
      <w:ins w:id="324" w:author="Carolina Vera" w:date="2018-02-14T13:12:00Z">
        <w:r w:rsidR="004D37B8">
          <w:rPr>
            <w:lang w:val="es-ES"/>
          </w:rPr>
          <w:t xml:space="preserve"> las anomalías zonales del viento meridional medio</w:t>
        </w:r>
      </w:ins>
      <w:del w:id="325" w:author="Carolina Vera" w:date="2018-02-14T13:12:00Z">
        <w:r w:rsidRPr="003358B3" w:rsidDel="004D37B8">
          <w:rPr>
            <w:lang w:val="es-ES"/>
          </w:rPr>
          <w:delText xml:space="preserve"> V</w:delText>
        </w:r>
      </w:del>
      <w:r w:rsidRPr="003358B3">
        <w:rPr>
          <w:lang w:val="es-ES"/>
        </w:rPr>
        <w:t xml:space="preserve"> se muestran en la </w:t>
      </w:r>
      <w:ins w:id="326" w:author="Carolina Vera" w:date="2018-02-14T13:12:00Z">
        <w:r w:rsidR="004D37B8">
          <w:rPr>
            <w:lang w:val="es-ES"/>
          </w:rPr>
          <w:t>Fig. xx</w:t>
        </w:r>
      </w:ins>
      <w:r w:rsidRPr="003358B3">
        <w:rPr>
          <w:lang w:val="es-ES"/>
        </w:rPr>
        <w:t>. Consistente con los campos de Z* (), en niveles altos se observa una QS1 que alcanza su máximo en la estratósfera de primavera.</w:t>
      </w:r>
      <w:ins w:id="327" w:author="Carolina Vera" w:date="2018-02-14T15:16:00Z">
        <w:r w:rsidR="00D859B8">
          <w:rPr>
            <w:lang w:val="es-ES"/>
          </w:rPr>
          <w:t xml:space="preserve"> </w:t>
        </w:r>
      </w:ins>
    </w:p>
    <w:p w14:paraId="0FABCDAD" w14:textId="4EAB9051" w:rsidR="005D05CE" w:rsidRPr="003358B3" w:rsidRDefault="00B810C9">
      <w:pPr>
        <w:pStyle w:val="Textoindependiente"/>
        <w:rPr>
          <w:lang w:val="es-ES"/>
        </w:rPr>
      </w:pPr>
      <w:r w:rsidRPr="003358B3">
        <w:rPr>
          <w:lang w:val="es-ES"/>
        </w:rPr>
        <w:t>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interferencia de la QS1</w:t>
      </w:r>
      <w:ins w:id="328" w:author="Carolina Vera" w:date="2018-02-14T15:17:00Z">
        <w:r w:rsidR="00D859B8">
          <w:rPr>
            <w:lang w:val="es-ES"/>
          </w:rPr>
          <w:t xml:space="preserve"> y a la dependencia de Z* con el parámetro de Coriolis, es</w:t>
        </w:r>
      </w:ins>
      <w:ins w:id="329" w:author="Carolina Vera" w:date="2018-02-14T15:18:00Z">
        <w:r w:rsidR="00D859B8">
          <w:rPr>
            <w:lang w:val="es-ES"/>
          </w:rPr>
          <w:t xml:space="preserve"> decir, la latitud. </w:t>
        </w:r>
      </w:ins>
      <w:ins w:id="330" w:author="Carolina Vera" w:date="2018-02-14T15:20:00Z">
        <w:r w:rsidR="00D859B8">
          <w:rPr>
            <w:lang w:val="es-ES"/>
          </w:rPr>
          <w:t>E</w:t>
        </w:r>
      </w:ins>
      <w:ins w:id="331" w:author="Carolina Vera" w:date="2018-02-14T15:18:00Z">
        <w:r w:rsidR="00D859B8">
          <w:rPr>
            <w:lang w:val="es-ES"/>
          </w:rPr>
          <w:t>l tren de o</w:t>
        </w:r>
      </w:ins>
      <w:del w:id="332" w:author="Carolina Vera" w:date="2018-02-14T15:17:00Z">
        <w:r w:rsidRPr="003358B3" w:rsidDel="00D859B8">
          <w:rPr>
            <w:lang w:val="es-ES"/>
          </w:rPr>
          <w:delText>.</w:delText>
        </w:r>
      </w:del>
      <w:ins w:id="333" w:author="Carolina Vera" w:date="2018-02-14T15:18:00Z">
        <w:r w:rsidR="00D859B8">
          <w:rPr>
            <w:lang w:val="es-ES"/>
          </w:rPr>
          <w:t xml:space="preserve">ndas se distingue </w:t>
        </w:r>
      </w:ins>
      <w:ins w:id="334" w:author="Carolina Vera" w:date="2018-02-14T15:19:00Z">
        <w:r w:rsidR="00D859B8">
          <w:rPr>
            <w:lang w:val="es-ES"/>
          </w:rPr>
          <w:t>en</w:t>
        </w:r>
      </w:ins>
      <w:ins w:id="335" w:author="Carolina Vera" w:date="2018-02-14T15:20:00Z">
        <w:r w:rsidR="00D859B8">
          <w:rPr>
            <w:lang w:val="es-ES"/>
          </w:rPr>
          <w:t xml:space="preserve"> la troposfera alta, también en </w:t>
        </w:r>
      </w:ins>
      <w:ins w:id="336" w:author="Carolina Vera" w:date="2018-02-14T15:19:00Z">
        <w:r w:rsidR="00D859B8">
          <w:rPr>
            <w:lang w:val="es-ES"/>
          </w:rPr>
          <w:t>primavera y con menor intensidad en verano y otoño.</w:t>
        </w:r>
      </w:ins>
    </w:p>
    <w:p w14:paraId="4CFE1115" w14:textId="5F18AE47" w:rsidR="005D05CE" w:rsidRPr="003358B3" w:rsidRDefault="00590DEA" w:rsidP="008A04CA">
      <w:pPr>
        <w:pStyle w:val="Textoindependiente"/>
        <w:rPr>
          <w:lang w:val="es-ES"/>
        </w:rPr>
      </w:pPr>
      <w:ins w:id="337" w:author="Carolina Vera" w:date="2018-02-14T15:22:00Z">
        <w:r>
          <w:rPr>
            <w:lang w:val="es-ES"/>
          </w:rPr>
          <w:t xml:space="preserve">Las anomalías zonales del viento meridional también permiten distinguir otras características cuasiestacionarias del clima, como aquellas asociadas con los monzones. </w:t>
        </w:r>
      </w:ins>
      <w:del w:id="338" w:author="Carolina Vera" w:date="2018-02-14T15:20:00Z">
        <w:r w:rsidR="00B810C9" w:rsidRPr="003358B3" w:rsidDel="00D859B8">
          <w:rPr>
            <w:lang w:val="es-ES"/>
          </w:rPr>
          <w:delText>También e</w:delText>
        </w:r>
      </w:del>
      <w:ins w:id="339" w:author="Carolina Vera" w:date="2018-02-14T15:20:00Z">
        <w:r w:rsidR="00D859B8">
          <w:rPr>
            <w:lang w:val="es-ES"/>
          </w:rPr>
          <w:t>E</w:t>
        </w:r>
      </w:ins>
      <w:r w:rsidR="00B810C9" w:rsidRPr="003358B3">
        <w:rPr>
          <w:lang w:val="es-ES"/>
        </w:rPr>
        <w:t xml:space="preserve">n </w:t>
      </w:r>
      <w:ins w:id="340" w:author="Carolina Vera" w:date="2018-02-14T15:20:00Z">
        <w:r w:rsidR="00D859B8">
          <w:rPr>
            <w:lang w:val="es-ES"/>
          </w:rPr>
          <w:t xml:space="preserve">el </w:t>
        </w:r>
      </w:ins>
      <w:r w:rsidR="00B810C9" w:rsidRPr="003358B3">
        <w:rPr>
          <w:lang w:val="es-ES"/>
        </w:rPr>
        <w:t>invierno</w:t>
      </w:r>
      <w:del w:id="341" w:author="Carolina Vera" w:date="2018-02-14T15:20:00Z">
        <w:r w:rsidR="00B810C9" w:rsidRPr="003358B3" w:rsidDel="00D859B8">
          <w:rPr>
            <w:lang w:val="es-ES"/>
          </w:rPr>
          <w:delText xml:space="preserve"> (verano del HN)</w:delText>
        </w:r>
      </w:del>
      <w:r w:rsidR="00B810C9" w:rsidRPr="003358B3">
        <w:rPr>
          <w:lang w:val="es-ES"/>
        </w:rPr>
        <w:t xml:space="preserve">, en los trópicos se puede observar </w:t>
      </w:r>
      <w:ins w:id="342" w:author="Carolina Vera" w:date="2018-02-14T15:23:00Z">
        <w:r>
          <w:rPr>
            <w:lang w:val="es-ES"/>
          </w:rPr>
          <w:t xml:space="preserve">la anomalía positiva </w:t>
        </w:r>
      </w:ins>
      <w:del w:id="343" w:author="Carolina Vera" w:date="2018-02-14T15:23:00Z">
        <w:r w:rsidR="00B810C9" w:rsidRPr="003358B3" w:rsidDel="00590DEA">
          <w:rPr>
            <w:lang w:val="es-ES"/>
          </w:rPr>
          <w:delText xml:space="preserve">el viento meridional hacia el norte </w:delText>
        </w:r>
      </w:del>
      <w:r w:rsidR="00B810C9" w:rsidRPr="003358B3">
        <w:rPr>
          <w:lang w:val="es-ES"/>
        </w:rPr>
        <w:t>en 850hPa en la costa oeste de África asociad</w:t>
      </w:r>
      <w:ins w:id="344" w:author="Carolina Vera" w:date="2018-02-14T15:23:00Z">
        <w:r>
          <w:rPr>
            <w:lang w:val="es-ES"/>
          </w:rPr>
          <w:t>a</w:t>
        </w:r>
      </w:ins>
      <w:del w:id="345" w:author="Carolina Vera" w:date="2018-02-14T15:23:00Z">
        <w:r w:rsidR="00B810C9" w:rsidRPr="003358B3" w:rsidDel="00590DEA">
          <w:rPr>
            <w:lang w:val="es-ES"/>
          </w:rPr>
          <w:delText>o</w:delText>
        </w:r>
      </w:del>
      <w:r w:rsidR="00B810C9" w:rsidRPr="003358B3">
        <w:rPr>
          <w:lang w:val="es-ES"/>
        </w:rPr>
        <w:t xml:space="preserve"> </w:t>
      </w:r>
      <w:ins w:id="346" w:author="Carolina Vera" w:date="2018-02-14T15:23:00Z">
        <w:r>
          <w:rPr>
            <w:lang w:val="es-ES"/>
          </w:rPr>
          <w:t xml:space="preserve">con el flujo hacia el </w:t>
        </w:r>
      </w:ins>
      <w:del w:id="347" w:author="Carolina Vera" w:date="2018-02-14T15:23:00Z">
        <w:r w:rsidR="00B810C9" w:rsidRPr="003358B3" w:rsidDel="00590DEA">
          <w:rPr>
            <w:lang w:val="es-ES"/>
          </w:rPr>
          <w:delText xml:space="preserve">al </w:delText>
        </w:r>
      </w:del>
      <w:r w:rsidR="00B810C9" w:rsidRPr="003358B3">
        <w:rPr>
          <w:lang w:val="es-ES"/>
        </w:rPr>
        <w:t xml:space="preserve">monzón de la India. </w:t>
      </w:r>
      <w:ins w:id="348" w:author="Carolina Vera" w:date="2018-02-14T15:24:00Z">
        <w:r w:rsidR="008A04CA" w:rsidRPr="003358B3">
          <w:rPr>
            <w:lang w:val="es-ES"/>
          </w:rPr>
          <w:t xml:space="preserve">En altura, el monzón de la India se </w:t>
        </w:r>
      </w:ins>
      <w:ins w:id="349" w:author="Carolina Vera" w:date="2018-02-14T15:25:00Z">
        <w:r w:rsidR="008A04CA">
          <w:rPr>
            <w:lang w:val="es-ES"/>
          </w:rPr>
          <w:t xml:space="preserve">evidencia </w:t>
        </w:r>
      </w:ins>
      <w:ins w:id="350" w:author="Carolina Vera" w:date="2018-02-14T15:24:00Z">
        <w:r w:rsidR="008A04CA">
          <w:rPr>
            <w:lang w:val="es-ES"/>
          </w:rPr>
          <w:t>en esa</w:t>
        </w:r>
      </w:ins>
      <w:ins w:id="351" w:author="Carolina Vera" w:date="2018-02-14T15:25:00Z">
        <w:r w:rsidR="008A04CA">
          <w:rPr>
            <w:lang w:val="es-ES"/>
          </w:rPr>
          <w:t xml:space="preserve"> estación </w:t>
        </w:r>
      </w:ins>
      <w:ins w:id="352" w:author="Carolina Vera" w:date="2018-02-14T15:24:00Z">
        <w:r w:rsidR="008A04CA" w:rsidRPr="003358B3">
          <w:rPr>
            <w:lang w:val="es-ES"/>
          </w:rPr>
          <w:t xml:space="preserve">como </w:t>
        </w:r>
      </w:ins>
      <w:ins w:id="353" w:author="Carolina Vera" w:date="2018-02-14T15:25:00Z">
        <w:r w:rsidR="008A04CA">
          <w:rPr>
            <w:lang w:val="es-ES"/>
          </w:rPr>
          <w:t xml:space="preserve">anomalía de </w:t>
        </w:r>
      </w:ins>
      <w:ins w:id="354" w:author="Carolina Vera" w:date="2018-02-14T15:24:00Z">
        <w:r w:rsidR="008A04CA" w:rsidRPr="003358B3">
          <w:rPr>
            <w:lang w:val="es-ES"/>
          </w:rPr>
          <w:t>viento hacia el sur producto de la divergencia de niveles altos generada por la convección anómala.</w:t>
        </w:r>
      </w:ins>
      <w:ins w:id="355" w:author="Carolina Vera" w:date="2018-02-14T15:25:00Z">
        <w:r w:rsidR="008A04CA">
          <w:rPr>
            <w:lang w:val="es-ES"/>
          </w:rPr>
          <w:t xml:space="preserve"> </w:t>
        </w:r>
      </w:ins>
      <w:del w:id="356" w:author="Carolina Vera" w:date="2018-02-14T15:25:00Z">
        <w:r w:rsidR="00B810C9" w:rsidRPr="003358B3" w:rsidDel="008A04CA">
          <w:rPr>
            <w:lang w:val="es-ES"/>
          </w:rPr>
          <w:delText>El monzón sudamericano, por su</w:delText>
        </w:r>
      </w:del>
      <w:ins w:id="357" w:author="Carolina Vera" w:date="2018-02-14T15:25:00Z">
        <w:r w:rsidR="008A04CA">
          <w:rPr>
            <w:lang w:val="es-ES"/>
          </w:rPr>
          <w:t>Por otra parte</w:t>
        </w:r>
      </w:ins>
      <w:del w:id="358" w:author="Carolina Vera" w:date="2018-02-14T15:25:00Z">
        <w:r w:rsidR="00B810C9" w:rsidRPr="003358B3" w:rsidDel="008A04CA">
          <w:rPr>
            <w:lang w:val="es-ES"/>
          </w:rPr>
          <w:delText xml:space="preserve"> parte</w:delText>
        </w:r>
      </w:del>
      <w:r w:rsidR="00B810C9" w:rsidRPr="003358B3">
        <w:rPr>
          <w:lang w:val="es-ES"/>
        </w:rPr>
        <w:t>,</w:t>
      </w:r>
      <w:del w:id="359" w:author="Carolina Vera" w:date="2018-02-14T15:26:00Z">
        <w:r w:rsidR="00B810C9" w:rsidRPr="003358B3" w:rsidDel="008A04CA">
          <w:rPr>
            <w:lang w:val="es-ES"/>
          </w:rPr>
          <w:delText xml:space="preserve"> se evidencia</w:delText>
        </w:r>
      </w:del>
      <w:r w:rsidR="00B810C9" w:rsidRPr="003358B3">
        <w:rPr>
          <w:lang w:val="es-ES"/>
        </w:rPr>
        <w:t xml:space="preserve"> en verano </w:t>
      </w:r>
      <w:ins w:id="360" w:author="Carolina Vera" w:date="2018-02-14T15:26:00Z">
        <w:r w:rsidR="008A04CA">
          <w:rPr>
            <w:lang w:val="es-ES"/>
          </w:rPr>
          <w:t>se evidencias en la troposfera alta sobre Sudamérica tropical anomalías positivas sobre el centro-este del continente y negativas en los océanos s</w:t>
        </w:r>
      </w:ins>
      <w:ins w:id="361" w:author="Carolina Vera" w:date="2018-02-14T15:27:00Z">
        <w:r w:rsidR="008A04CA">
          <w:rPr>
            <w:lang w:val="es-ES"/>
          </w:rPr>
          <w:t xml:space="preserve">ubyacentes. Tal patrón de ondas estacionario se relaciona con la presencia del Alta </w:t>
        </w:r>
      </w:ins>
      <w:del w:id="362" w:author="Carolina Vera" w:date="2018-02-14T15:27:00Z">
        <w:r w:rsidR="00B810C9" w:rsidRPr="003358B3" w:rsidDel="008A04CA">
          <w:rPr>
            <w:lang w:val="es-ES"/>
          </w:rPr>
          <w:delText xml:space="preserve">por un aumento de la intensidad de los vientos del norte sobre el continente americano. </w:delText>
        </w:r>
      </w:del>
      <w:del w:id="363" w:author="Carolina Vera" w:date="2018-02-14T15:24:00Z">
        <w:r w:rsidR="00B810C9" w:rsidRPr="003358B3" w:rsidDel="008A04CA">
          <w:rPr>
            <w:lang w:val="es-ES"/>
          </w:rPr>
          <w:delText xml:space="preserve">En altura, el monzón de la India se muestra como viento hacia el sur producto de la divergencia de niveles altos generada por la convección anómala. </w:delText>
        </w:r>
      </w:del>
      <w:del w:id="364" w:author="Carolina Vera" w:date="2018-02-14T15:27:00Z">
        <w:r w:rsidR="00B810C9" w:rsidRPr="003358B3" w:rsidDel="008A04CA">
          <w:rPr>
            <w:lang w:val="es-ES"/>
          </w:rPr>
          <w:delText>El Sudamérica, la alta d</w:delText>
        </w:r>
      </w:del>
      <w:ins w:id="365" w:author="Carolina Vera" w:date="2018-02-14T15:27:00Z">
        <w:r w:rsidR="008A04CA">
          <w:rPr>
            <w:lang w:val="es-ES"/>
          </w:rPr>
          <w:t>d</w:t>
        </w:r>
      </w:ins>
      <w:r w:rsidR="00B810C9" w:rsidRPr="003358B3">
        <w:rPr>
          <w:lang w:val="es-ES"/>
        </w:rPr>
        <w:t xml:space="preserve">e Bolivia </w:t>
      </w:r>
      <w:del w:id="366" w:author="Carolina Vera" w:date="2018-02-14T15:27:00Z">
        <w:r w:rsidR="00B810C9" w:rsidRPr="003358B3" w:rsidDel="008A04CA">
          <w:rPr>
            <w:lang w:val="es-ES"/>
          </w:rPr>
          <w:delText>genera viento hacia el norte y hacia el sur al este y al oeste de Bolivia respectivamente</w:delText>
        </w:r>
      </w:del>
      <w:ins w:id="367" w:author="Carolina Vera" w:date="2018-02-14T15:27:00Z">
        <w:r w:rsidR="008A04CA">
          <w:rPr>
            <w:lang w:val="es-ES"/>
          </w:rPr>
          <w:t>y las vaguadas estacionarias a sus lados, siendo la del est</w:t>
        </w:r>
      </w:ins>
      <w:ins w:id="368" w:author="Carolina Vera" w:date="2018-02-14T15:28:00Z">
        <w:r w:rsidR="008A04CA">
          <w:rPr>
            <w:lang w:val="es-ES"/>
          </w:rPr>
          <w:t>e típicamente llamada la Baja del Nordeste (Vera et al. 2006)</w:t>
        </w:r>
      </w:ins>
      <w:r w:rsidR="00B810C9" w:rsidRPr="003358B3">
        <w:rPr>
          <w:lang w:val="es-ES"/>
        </w:rPr>
        <w:t>.</w:t>
      </w:r>
    </w:p>
    <w:p w14:paraId="49E2250D" w14:textId="79606889" w:rsidR="005D05CE" w:rsidRPr="003358B3" w:rsidRDefault="00BF2A2E">
      <w:pPr>
        <w:pStyle w:val="Ttulo2"/>
        <w:rPr>
          <w:lang w:val="es-ES"/>
        </w:rPr>
      </w:pPr>
      <w:bookmarkStart w:id="369" w:name="_Toc506372319"/>
      <w:ins w:id="370" w:author="Carolina Vera" w:date="2018-02-14T16:01:00Z">
        <w:r>
          <w:rPr>
            <w:lang w:val="es-ES"/>
          </w:rPr>
          <w:lastRenderedPageBreak/>
          <w:t xml:space="preserve">3.5 </w:t>
        </w:r>
      </w:ins>
      <w:del w:id="371" w:author="Carolina Vera" w:date="2018-02-14T16:00:00Z">
        <w:r w:rsidR="00B810C9" w:rsidRPr="003358B3" w:rsidDel="00BF2A2E">
          <w:rPr>
            <w:lang w:val="es-ES"/>
          </w:rPr>
          <w:delText>Gradiente meridional de vorticidad absoluta</w:delText>
        </w:r>
      </w:del>
      <w:bookmarkEnd w:id="369"/>
      <w:ins w:id="372" w:author="Carolina Vera" w:date="2018-02-14T16:00:00Z">
        <w:r>
          <w:rPr>
            <w:lang w:val="es-ES"/>
          </w:rPr>
          <w:t>Propa</w:t>
        </w:r>
      </w:ins>
      <w:ins w:id="373" w:author="Carolina Vera" w:date="2018-02-14T16:01:00Z">
        <w:r>
          <w:rPr>
            <w:lang w:val="es-ES"/>
          </w:rPr>
          <w:t>gación meridional de Ondas de Rossby</w:t>
        </w:r>
      </w:ins>
    </w:p>
    <w:p w14:paraId="03B43613" w14:textId="4A442A12" w:rsidR="005D05CE" w:rsidRPr="003358B3" w:rsidRDefault="00B810C9">
      <w:pPr>
        <w:pStyle w:val="FirstParagraph"/>
        <w:rPr>
          <w:lang w:val="es-ES"/>
        </w:rPr>
      </w:pPr>
      <w:commentRangeStart w:id="374"/>
      <w:r w:rsidRPr="003358B3">
        <w:rPr>
          <w:lang w:val="es-ES"/>
        </w:rPr>
        <w:t>En la teoría de propagación meridional de ondas de Rossby</w:t>
      </w:r>
      <w:ins w:id="375" w:author="Carolina Vera" w:date="2018-02-14T15:42:00Z">
        <w:r w:rsidR="001E1B1B">
          <w:rPr>
            <w:lang w:val="es-ES"/>
          </w:rPr>
          <w:t xml:space="preserve"> barotrópicas</w:t>
        </w:r>
      </w:ins>
      <w:r w:rsidRPr="003358B3">
        <w:rPr>
          <w:lang w:val="es-ES"/>
        </w:rPr>
        <w:t>, el gradiente meridional de vorticidad absoluta (</w: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Pr="003358B3">
        <w:rPr>
          <w:lang w:val="es-ES"/>
        </w:rPr>
        <w:t xml:space="preserve">) </w:t>
      </w:r>
      <w:commentRangeEnd w:id="374"/>
      <w:r w:rsidR="008A04CA">
        <w:rPr>
          <w:rStyle w:val="Refdecomentario"/>
        </w:rPr>
        <w:commentReference w:id="374"/>
      </w:r>
    </w:p>
    <w:p w14:paraId="338B1BEB" w14:textId="45EDEF5E" w:rsidR="005D05CE" w:rsidRPr="003358B3" w:rsidRDefault="00B810C9">
      <w:pPr>
        <w:pStyle w:val="Textoindependiente"/>
        <w:rPr>
          <w:lang w:val="es-ES"/>
        </w:rPr>
      </w:pPr>
      <w:r w:rsidRPr="003358B3">
        <w:rPr>
          <w:lang w:val="es-ES"/>
        </w:rPr>
        <w:t xml:space="preserve">La </w:t>
      </w:r>
      <w:del w:id="376" w:author="Carolina Vera" w:date="2018-02-14T15:31:00Z">
        <w:r w:rsidRPr="003358B3" w:rsidDel="008A04CA">
          <w:rPr>
            <w:lang w:val="es-ES"/>
          </w:rPr>
          <w:delText xml:space="preserve"> </w:delText>
        </w:r>
      </w:del>
      <w:ins w:id="377" w:author="Carolina Vera" w:date="2018-02-14T15:30:00Z">
        <w:r w:rsidR="008A04CA">
          <w:rPr>
            <w:lang w:val="es-ES"/>
          </w:rPr>
          <w:t xml:space="preserve">Figura xx </w:t>
        </w:r>
      </w:ins>
      <w:r w:rsidRPr="003358B3">
        <w:rPr>
          <w:lang w:val="es-ES"/>
        </w:rPr>
        <w:t xml:space="preserve">muestra </w:t>
      </w:r>
      <w:del w:id="378" w:author="Carolina Vera" w:date="2018-02-14T15:33:00Z">
        <w:r w:rsidRPr="003358B3" w:rsidDel="008A04CA">
          <w:rPr>
            <w:lang w:val="es-ES"/>
          </w:rPr>
          <w:delText xml:space="preserve">que </w:delText>
        </w:r>
      </w:del>
      <w:r w:rsidRPr="003358B3">
        <w:rPr>
          <w:lang w:val="es-ES"/>
        </w:rPr>
        <w:t xml:space="preserve">el campo de </w:t>
      </w:r>
      <m:oMath>
        <m:sSub>
          <m:sSubPr>
            <m:ctrlPr>
              <w:rPr>
                <w:rFonts w:ascii="Cambria Math" w:hAnsi="Cambria Math"/>
              </w:rPr>
            </m:ctrlPr>
          </m:sSubPr>
          <m:e>
            <m:r>
              <w:rPr>
                <w:rFonts w:ascii="Cambria Math" w:hAnsi="Cambria Math"/>
              </w:rPr>
              <m:t>ψ</m:t>
            </m:r>
          </m:e>
          <m:sub>
            <m:r>
              <w:rPr>
                <w:rFonts w:ascii="Cambria Math" w:hAnsi="Cambria Math"/>
              </w:rPr>
              <m:t>y</m:t>
            </m:r>
          </m:sub>
        </m:sSub>
      </m:oMath>
      <w:ins w:id="379" w:author="Carolina Vera" w:date="2018-02-14T15:33:00Z">
        <w:r w:rsidR="008A04CA" w:rsidRPr="008A04CA">
          <w:rPr>
            <w:rFonts w:eastAsiaTheme="minorEastAsia"/>
            <w:lang w:val="es-ES"/>
            <w:rPrChange w:id="380" w:author="Carolina Vera" w:date="2018-02-14T15:33:00Z">
              <w:rPr>
                <w:rFonts w:eastAsiaTheme="minorEastAsia"/>
              </w:rPr>
            </w:rPrChange>
          </w:rPr>
          <w:t xml:space="preserve"> </w:t>
        </w:r>
      </w:ins>
      <w:del w:id="381" w:author="Carolina Vera" w:date="2018-02-14T15:33:00Z">
        <w:r w:rsidRPr="003358B3" w:rsidDel="008A04CA">
          <w:rPr>
            <w:lang w:val="es-ES"/>
          </w:rPr>
          <w:delText xml:space="preserve"> tiene dos</w:delText>
        </w:r>
      </w:del>
      <w:ins w:id="382" w:author="Carolina Vera" w:date="2018-02-14T15:33:00Z">
        <w:r w:rsidR="008A04CA">
          <w:rPr>
            <w:lang w:val="es-ES"/>
          </w:rPr>
          <w:t xml:space="preserve">con una </w:t>
        </w:r>
      </w:ins>
      <w:del w:id="383" w:author="Carolina Vera" w:date="2018-02-14T15:33:00Z">
        <w:r w:rsidRPr="003358B3" w:rsidDel="008A04CA">
          <w:rPr>
            <w:lang w:val="es-ES"/>
          </w:rPr>
          <w:delText xml:space="preserve"> </w:delText>
        </w:r>
      </w:del>
      <w:r w:rsidRPr="003358B3">
        <w:rPr>
          <w:lang w:val="es-ES"/>
        </w:rPr>
        <w:t>regi</w:t>
      </w:r>
      <w:ins w:id="384" w:author="Carolina Vera" w:date="2018-02-14T15:33:00Z">
        <w:r w:rsidR="008A04CA">
          <w:rPr>
            <w:lang w:val="es-ES"/>
          </w:rPr>
          <w:t>ón</w:t>
        </w:r>
      </w:ins>
      <w:del w:id="385" w:author="Carolina Vera" w:date="2018-02-14T15:33:00Z">
        <w:r w:rsidRPr="003358B3" w:rsidDel="008A04CA">
          <w:rPr>
            <w:lang w:val="es-ES"/>
          </w:rPr>
          <w:delText>ones</w:delText>
        </w:r>
      </w:del>
      <w:r w:rsidRPr="003358B3">
        <w:rPr>
          <w:lang w:val="es-ES"/>
        </w:rPr>
        <w:t xml:space="preserve"> con valores negativos</w:t>
      </w:r>
      <w:ins w:id="386" w:author="Carolina Vera" w:date="2018-02-14T15:33:00Z">
        <w:r w:rsidR="008A04CA">
          <w:rPr>
            <w:lang w:val="es-ES"/>
          </w:rPr>
          <w:t xml:space="preserve"> </w:t>
        </w:r>
      </w:ins>
      <w:del w:id="387" w:author="Carolina Vera" w:date="2018-02-14T15:33:00Z">
        <w:r w:rsidRPr="003358B3" w:rsidDel="008A04CA">
          <w:rPr>
            <w:lang w:val="es-ES"/>
          </w:rPr>
          <w:delText xml:space="preserve">. La primera, </w:delText>
        </w:r>
      </w:del>
      <w:r w:rsidRPr="003358B3">
        <w:rPr>
          <w:lang w:val="es-ES"/>
        </w:rPr>
        <w:t xml:space="preserve">centrada sobre Nueva Zelanda, </w:t>
      </w:r>
      <w:del w:id="388" w:author="Carolina Vera" w:date="2018-02-14T15:33:00Z">
        <w:r w:rsidRPr="003358B3" w:rsidDel="008A04CA">
          <w:rPr>
            <w:lang w:val="es-ES"/>
          </w:rPr>
          <w:delText xml:space="preserve">se da </w:delText>
        </w:r>
      </w:del>
      <w:r w:rsidRPr="003358B3">
        <w:rPr>
          <w:lang w:val="es-ES"/>
        </w:rPr>
        <w:t>en invierno en</w:t>
      </w:r>
      <w:ins w:id="389" w:author="Carolina Vera" w:date="2018-02-14T15:33:00Z">
        <w:r w:rsidR="008A04CA">
          <w:rPr>
            <w:lang w:val="es-ES"/>
          </w:rPr>
          <w:t>tre</w:t>
        </w:r>
      </w:ins>
      <w:r w:rsidRPr="003358B3">
        <w:rPr>
          <w:lang w:val="es-ES"/>
        </w:rPr>
        <w:t xml:space="preserve"> 300hPa y 200hPa</w:t>
      </w:r>
      <w:ins w:id="390" w:author="Carolina Vera" w:date="2018-02-14T15:33:00Z">
        <w:r w:rsidR="008A04CA">
          <w:rPr>
            <w:lang w:val="es-ES"/>
          </w:rPr>
          <w:t>,</w:t>
        </w:r>
      </w:ins>
      <w:r w:rsidRPr="003358B3">
        <w:rPr>
          <w:lang w:val="es-ES"/>
        </w:rPr>
        <w:t xml:space="preserve"> coincidiendo con la región de bloqueos. </w:t>
      </w:r>
      <w:del w:id="391" w:author="Carolina Vera" w:date="2018-02-14T15:33:00Z">
        <w:r w:rsidRPr="003358B3" w:rsidDel="008A04CA">
          <w:rPr>
            <w:lang w:val="es-ES"/>
          </w:rPr>
          <w:delText>En invier</w:delText>
        </w:r>
      </w:del>
      <w:del w:id="392" w:author="Carolina Vera" w:date="2018-02-14T15:34:00Z">
        <w:r w:rsidRPr="003358B3" w:rsidDel="008A04CA">
          <w:rPr>
            <w:lang w:val="es-ES"/>
          </w:rPr>
          <w:delText>no e</w:delText>
        </w:r>
      </w:del>
      <w:ins w:id="393" w:author="Carolina Vera" w:date="2018-02-14T15:34:00Z">
        <w:r w:rsidR="008A04CA">
          <w:rPr>
            <w:lang w:val="es-ES"/>
          </w:rPr>
          <w:t>E</w:t>
        </w:r>
      </w:ins>
      <w:r w:rsidRPr="003358B3">
        <w:rPr>
          <w:lang w:val="es-ES"/>
        </w:rPr>
        <w:t>stá f</w:t>
      </w:r>
      <w:ins w:id="394" w:author="Carolina Vera" w:date="2018-02-14T15:31:00Z">
        <w:r w:rsidR="008A04CA">
          <w:rPr>
            <w:lang w:val="es-ES"/>
          </w:rPr>
          <w:t>l</w:t>
        </w:r>
      </w:ins>
      <w:del w:id="395" w:author="Carolina Vera" w:date="2018-02-14T15:31:00Z">
        <w:r w:rsidRPr="003358B3" w:rsidDel="008A04CA">
          <w:rPr>
            <w:lang w:val="es-ES"/>
          </w:rPr>
          <w:delText>r</w:delText>
        </w:r>
      </w:del>
      <w:r w:rsidRPr="003358B3">
        <w:rPr>
          <w:lang w:val="es-ES"/>
        </w:rPr>
        <w:t xml:space="preserve">anqueada por el jet </w:t>
      </w:r>
      <w:ins w:id="396" w:author="Carolina Vera" w:date="2018-02-14T15:31:00Z">
        <w:r w:rsidR="008A04CA">
          <w:rPr>
            <w:lang w:val="es-ES"/>
          </w:rPr>
          <w:t xml:space="preserve">subtropical </w:t>
        </w:r>
      </w:ins>
      <w:r w:rsidRPr="003358B3">
        <w:rPr>
          <w:lang w:val="es-ES"/>
        </w:rPr>
        <w:t>intenso</w:t>
      </w:r>
      <w:ins w:id="397" w:author="Carolina Vera" w:date="2018-02-14T15:32:00Z">
        <w:r w:rsidR="008A04CA">
          <w:rPr>
            <w:lang w:val="es-ES"/>
          </w:rPr>
          <w:t xml:space="preserve"> y el jet subpolar más al sur, </w:t>
        </w:r>
      </w:ins>
      <w:del w:id="398" w:author="Carolina Vera" w:date="2018-02-14T15:32:00Z">
        <w:r w:rsidRPr="003358B3" w:rsidDel="008A04CA">
          <w:rPr>
            <w:lang w:val="es-ES"/>
          </w:rPr>
          <w:delText xml:space="preserve">, </w:delText>
        </w:r>
      </w:del>
      <w:r w:rsidRPr="003358B3">
        <w:rPr>
          <w:lang w:val="es-ES"/>
        </w:rPr>
        <w:t xml:space="preserve">dando lugar a gradientes meridionales de U negativos más intensos que </w:t>
      </w:r>
      <m:oMath>
        <m:r>
          <w:rPr>
            <w:rFonts w:ascii="Cambria Math" w:hAnsi="Cambria Math"/>
          </w:rPr>
          <m:t>β</m:t>
        </m:r>
      </m:oMath>
      <w:r w:rsidRPr="003358B3">
        <w:rPr>
          <w:lang w:val="es-ES"/>
        </w:rPr>
        <w:t xml:space="preserve">. </w:t>
      </w:r>
      <w:ins w:id="399" w:author="Carolina Vera" w:date="2018-02-14T15:34:00Z">
        <w:r w:rsidR="008A04CA">
          <w:rPr>
            <w:lang w:val="es-ES"/>
          </w:rPr>
          <w:t xml:space="preserve">Otras regiones con valores negativos se distinguen </w:t>
        </w:r>
      </w:ins>
      <w:del w:id="400" w:author="Carolina Vera" w:date="2018-02-14T15:34:00Z">
        <w:r w:rsidRPr="003358B3" w:rsidDel="008A04CA">
          <w:rPr>
            <w:lang w:val="es-ES"/>
          </w:rPr>
          <w:delText xml:space="preserve">La segunda se da en algunas regiones de </w:delText>
        </w:r>
      </w:del>
      <w:ins w:id="401" w:author="Carolina Vera" w:date="2018-02-14T15:34:00Z">
        <w:r w:rsidR="008A04CA">
          <w:rPr>
            <w:lang w:val="es-ES"/>
          </w:rPr>
          <w:t xml:space="preserve">en </w:t>
        </w:r>
      </w:ins>
      <w:r w:rsidRPr="003358B3">
        <w:rPr>
          <w:lang w:val="es-ES"/>
        </w:rPr>
        <w:t xml:space="preserve">la costa </w:t>
      </w:r>
      <w:ins w:id="402" w:author="Carolina Vera" w:date="2018-02-14T15:34:00Z">
        <w:r w:rsidR="008A04CA">
          <w:rPr>
            <w:lang w:val="es-ES"/>
          </w:rPr>
          <w:t>a</w:t>
        </w:r>
      </w:ins>
      <w:del w:id="403" w:author="Carolina Vera" w:date="2018-02-14T15:34:00Z">
        <w:r w:rsidRPr="003358B3" w:rsidDel="008A04CA">
          <w:rPr>
            <w:lang w:val="es-ES"/>
          </w:rPr>
          <w:delText>A</w:delText>
        </w:r>
      </w:del>
      <w:r w:rsidRPr="003358B3">
        <w:rPr>
          <w:lang w:val="es-ES"/>
        </w:rPr>
        <w:t>ntártica.</w:t>
      </w:r>
    </w:p>
    <w:p w14:paraId="7ABAD5DE" w14:textId="51CC55E8" w:rsidR="005D05CE" w:rsidRDefault="001E1B1B">
      <w:pPr>
        <w:pStyle w:val="Textoindependiente"/>
        <w:rPr>
          <w:ins w:id="404" w:author="Carolina Vera" w:date="2018-02-14T15:52:00Z"/>
          <w:lang w:val="es-ES"/>
        </w:rPr>
      </w:pPr>
      <w:ins w:id="405" w:author="Carolina Vera" w:date="2018-02-14T15:35:00Z">
        <w:r>
          <w:rPr>
            <w:lang w:val="es-ES"/>
          </w:rPr>
          <w:t xml:space="preserve">Valores </w:t>
        </w:r>
      </w:ins>
      <w:del w:id="406" w:author="Carolina Vera" w:date="2018-02-14T15:35:00Z">
        <w:r w:rsidR="00B810C9" w:rsidRPr="003358B3" w:rsidDel="001E1B1B">
          <w:rPr>
            <w:lang w:val="es-ES"/>
          </w:rPr>
          <w:delText xml:space="preserve">Estas zonas </w:delText>
        </w:r>
      </w:del>
      <w:r w:rsidR="00B810C9" w:rsidRPr="003358B3">
        <w:rPr>
          <w:lang w:val="es-ES"/>
        </w:rPr>
        <w:t xml:space="preserve">de </w: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00B810C9" w:rsidRPr="003358B3">
        <w:rPr>
          <w:lang w:val="es-ES"/>
        </w:rPr>
        <w:t xml:space="preserve"> negativo </w:t>
      </w:r>
      <w:del w:id="407" w:author="Carolina Vera" w:date="2018-02-14T15:34:00Z">
        <w:r w:rsidR="00B810C9" w:rsidRPr="003358B3" w:rsidDel="001E1B1B">
          <w:rPr>
            <w:lang w:val="es-ES"/>
          </w:rPr>
          <w:delText>forman una</w:delText>
        </w:r>
      </w:del>
      <w:r w:rsidR="00B810C9" w:rsidRPr="003358B3">
        <w:rPr>
          <w:lang w:val="es-ES"/>
        </w:rPr>
        <w:t xml:space="preserve"> </w:t>
      </w:r>
      <w:ins w:id="408" w:author="Carolina Vera" w:date="2018-02-14T15:35:00Z">
        <w:r>
          <w:rPr>
            <w:lang w:val="es-ES"/>
          </w:rPr>
          <w:t xml:space="preserve">son algunos de los factores que </w:t>
        </w:r>
      </w:ins>
      <w:del w:id="409" w:author="Carolina Vera" w:date="2018-02-14T15:35:00Z">
        <w:r w:rsidR="00B810C9" w:rsidRPr="003358B3" w:rsidDel="001E1B1B">
          <w:rPr>
            <w:i/>
            <w:lang w:val="es-ES"/>
          </w:rPr>
          <w:delText>región prohibida</w:delText>
        </w:r>
        <w:r w:rsidR="00B810C9" w:rsidRPr="003358B3" w:rsidDel="001E1B1B">
          <w:rPr>
            <w:lang w:val="es-ES"/>
          </w:rPr>
          <w:delText xml:space="preserve"> que </w:delText>
        </w:r>
      </w:del>
      <w:r w:rsidR="00B810C9" w:rsidRPr="003358B3">
        <w:rPr>
          <w:lang w:val="es-ES"/>
        </w:rPr>
        <w:t>impide</w:t>
      </w:r>
      <w:ins w:id="410" w:author="Carolina Vera" w:date="2018-02-14T15:35:00Z">
        <w:r>
          <w:rPr>
            <w:lang w:val="es-ES"/>
          </w:rPr>
          <w:t>n</w:t>
        </w:r>
      </w:ins>
      <w:r w:rsidR="00B810C9" w:rsidRPr="003358B3">
        <w:rPr>
          <w:lang w:val="es-ES"/>
        </w:rPr>
        <w:t xml:space="preserve"> la propagación meridional de ondas de Rossby</w:t>
      </w:r>
      <w:ins w:id="411" w:author="Carolina Vera" w:date="2018-02-14T15:42:00Z">
        <w:r>
          <w:rPr>
            <w:lang w:val="es-ES"/>
          </w:rPr>
          <w:t xml:space="preserve"> barotrópicas</w:t>
        </w:r>
      </w:ins>
      <w:r w:rsidR="00B810C9" w:rsidRPr="003358B3">
        <w:rPr>
          <w:lang w:val="es-ES"/>
        </w:rPr>
        <w:t>. Esta figura reproduce y extiende el resultado de Berbery, Nogués-Paegle, y Horel (</w:t>
      </w:r>
      <w:hyperlink w:anchor="ref-Berbery1992">
        <w:r w:rsidR="00B810C9" w:rsidRPr="003358B3">
          <w:rPr>
            <w:rStyle w:val="Hipervnculo"/>
            <w:lang w:val="es-ES"/>
          </w:rPr>
          <w:t>1992</w:t>
        </w:r>
      </w:hyperlink>
      <w:r w:rsidR="00B810C9" w:rsidRPr="003358B3">
        <w:rPr>
          <w:lang w:val="es-ES"/>
        </w:rPr>
        <w:t xml:space="preserve">) (su Figura 3) utilizando 5 años de análisis objetivo del Centro Europeo de Predicción a Plazo Medio (ECMWF). </w:t>
      </w:r>
      <w:ins w:id="412" w:author="Carolina Vera" w:date="2018-02-14T15:36:00Z">
        <w:r>
          <w:rPr>
            <w:lang w:val="es-ES"/>
          </w:rPr>
          <w:t>Asimismo, a</w:t>
        </w:r>
      </w:ins>
      <w:del w:id="413" w:author="Carolina Vera" w:date="2018-02-14T15:36:00Z">
        <w:r w:rsidR="00B810C9" w:rsidRPr="003358B3" w:rsidDel="001E1B1B">
          <w:rPr>
            <w:lang w:val="es-ES"/>
          </w:rPr>
          <w:delText>A</w:delText>
        </w:r>
      </w:del>
      <w:r w:rsidR="00B810C9" w:rsidRPr="003358B3">
        <w:rPr>
          <w:lang w:val="es-ES"/>
        </w:rPr>
        <w:t xml:space="preserve">ún con </w: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00B810C9" w:rsidRPr="003358B3">
        <w:rPr>
          <w:lang w:val="es-ES"/>
        </w:rPr>
        <w:t xml:space="preserve"> positivo, las ondas de Rossby sólo se pueden propagar si su número de onda zonal es menor que el número de onda estacionario (James </w:t>
      </w:r>
      <w:hyperlink w:anchor="ref-James">
        <w:r w:rsidR="00B810C9" w:rsidRPr="003358B3">
          <w:rPr>
            <w:rStyle w:val="Hipervnculo"/>
            <w:lang w:val="es-ES"/>
          </w:rPr>
          <w:t>1994</w:t>
        </w:r>
      </w:hyperlink>
      <w:r w:rsidR="00B810C9" w:rsidRPr="003358B3">
        <w:rPr>
          <w:lang w:val="es-ES"/>
        </w:rPr>
        <w:t xml:space="preserve">). </w:t>
      </w:r>
      <w:r w:rsidR="00B810C9" w:rsidRPr="003358B3">
        <w:rPr>
          <w:lang w:val="es-ES"/>
          <w:rPrChange w:id="414" w:author="Carolina Vera" w:date="2018-02-14T11:50:00Z">
            <w:rPr/>
          </w:rPrChange>
        </w:rPr>
        <w:t xml:space="preserve">En </w:t>
      </w:r>
      <w:commentRangeStart w:id="415"/>
      <w:r w:rsidR="00B810C9" w:rsidRPr="003358B3">
        <w:rPr>
          <w:lang w:val="es-ES"/>
          <w:rPrChange w:id="416" w:author="Carolina Vera" w:date="2018-02-14T11:50:00Z">
            <w:rPr/>
          </w:rPrChange>
        </w:rPr>
        <w:t xml:space="preserve">la  </w:t>
      </w:r>
      <w:ins w:id="417" w:author="Carolina Vera" w:date="2018-02-14T15:36:00Z">
        <w:r>
          <w:rPr>
            <w:lang w:val="es-ES"/>
          </w:rPr>
          <w:t xml:space="preserve">Fig. xx </w:t>
        </w:r>
      </w:ins>
      <w:r w:rsidR="00B810C9" w:rsidRPr="003358B3">
        <w:rPr>
          <w:lang w:val="es-ES"/>
          <w:rPrChange w:id="418" w:author="Carolina Vera" w:date="2018-02-14T11:50:00Z">
            <w:rPr/>
          </w:rPrChange>
        </w:rPr>
        <w:t>se muestra el número de onda estacionario para el nivel de 200hPa</w:t>
      </w:r>
      <w:del w:id="419" w:author="Carolina Vera" w:date="2018-02-14T15:52:00Z">
        <w:r w:rsidR="00B810C9" w:rsidRPr="003358B3" w:rsidDel="00C7636C">
          <w:rPr>
            <w:lang w:val="es-ES"/>
            <w:rPrChange w:id="420" w:author="Carolina Vera" w:date="2018-02-14T11:50:00Z">
              <w:rPr/>
            </w:rPrChange>
          </w:rPr>
          <w:delText xml:space="preserve"> y en la  se muestra un corte en 180°</w:delText>
        </w:r>
      </w:del>
      <w:r w:rsidR="00B810C9" w:rsidRPr="003358B3">
        <w:rPr>
          <w:lang w:val="es-ES"/>
          <w:rPrChange w:id="421" w:author="Carolina Vera" w:date="2018-02-14T11:50:00Z">
            <w:rPr/>
          </w:rPrChange>
        </w:rPr>
        <w:t xml:space="preserve">. </w:t>
      </w:r>
      <w:commentRangeEnd w:id="415"/>
      <w:r w:rsidR="00A71E2B">
        <w:rPr>
          <w:rStyle w:val="Refdecomentario"/>
        </w:rPr>
        <w:commentReference w:id="415"/>
      </w:r>
      <w:ins w:id="422" w:author="Carolina Vera" w:date="2018-02-14T15:38:00Z">
        <w:r>
          <w:rPr>
            <w:lang w:val="es-ES"/>
          </w:rPr>
          <w:t>Entre otoño y primavera, s</w:t>
        </w:r>
      </w:ins>
      <w:ins w:id="423" w:author="Carolina Vera" w:date="2018-02-14T15:37:00Z">
        <w:r>
          <w:rPr>
            <w:lang w:val="es-ES"/>
          </w:rPr>
          <w:t xml:space="preserve">e destaca claramente </w:t>
        </w:r>
      </w:ins>
      <w:del w:id="424" w:author="Carolina Vera" w:date="2018-02-14T15:38:00Z">
        <w:r w:rsidR="00B810C9" w:rsidRPr="003358B3" w:rsidDel="001E1B1B">
          <w:rPr>
            <w:lang w:val="es-ES"/>
            <w:rPrChange w:id="425" w:author="Carolina Vera" w:date="2018-02-14T11:50:00Z">
              <w:rPr/>
            </w:rPrChange>
          </w:rPr>
          <w:delText>Además de</w:delText>
        </w:r>
      </w:del>
      <w:ins w:id="426" w:author="Carolina Vera" w:date="2018-02-14T15:38:00Z">
        <w:r>
          <w:rPr>
            <w:lang w:val="es-ES"/>
          </w:rPr>
          <w:t>la región del Pacífico Oeste en la cual la propagación meridional está inhibida</w:t>
        </w:r>
      </w:ins>
      <w:del w:id="427" w:author="Carolina Vera" w:date="2018-02-14T15:38:00Z">
        <w:r w:rsidR="00B810C9" w:rsidRPr="003358B3" w:rsidDel="001E1B1B">
          <w:rPr>
            <w:lang w:val="es-ES"/>
            <w:rPrChange w:id="428" w:author="Carolina Vera" w:date="2018-02-14T11:50:00Z">
              <w:rPr/>
            </w:rPrChange>
          </w:rPr>
          <w:delText xml:space="preserve"> la </w:delText>
        </w:r>
        <w:r w:rsidR="00B810C9" w:rsidRPr="003358B3" w:rsidDel="001E1B1B">
          <w:rPr>
            <w:i/>
            <w:lang w:val="es-ES"/>
            <w:rPrChange w:id="429" w:author="Carolina Vera" w:date="2018-02-14T11:50:00Z">
              <w:rPr>
                <w:i/>
              </w:rPr>
            </w:rPrChange>
          </w:rPr>
          <w:delText>región prohibida</w:delText>
        </w:r>
        <w:r w:rsidR="00B810C9" w:rsidRPr="003358B3" w:rsidDel="001E1B1B">
          <w:rPr>
            <w:lang w:val="es-ES"/>
            <w:rPrChange w:id="430" w:author="Carolina Vera" w:date="2018-02-14T11:50:00Z">
              <w:rPr/>
            </w:rPrChange>
          </w:rPr>
          <w:delText xml:space="preserve">, </w:delText>
        </w:r>
      </w:del>
      <w:ins w:id="431" w:author="Carolina Vera" w:date="2018-02-14T15:38:00Z">
        <w:r>
          <w:rPr>
            <w:lang w:val="es-ES"/>
          </w:rPr>
          <w:t xml:space="preserve">.  </w:t>
        </w:r>
      </w:ins>
      <w:ins w:id="432" w:author="Carolina Vera" w:date="2018-02-14T15:43:00Z">
        <w:r w:rsidR="00EE2897">
          <w:rPr>
            <w:lang w:val="es-ES"/>
          </w:rPr>
          <w:t>Además,</w:t>
        </w:r>
      </w:ins>
      <w:ins w:id="433" w:author="Carolina Vera" w:date="2018-02-14T15:38:00Z">
        <w:r>
          <w:rPr>
            <w:lang w:val="es-ES"/>
          </w:rPr>
          <w:t xml:space="preserve"> en todas las estaciones, </w:t>
        </w:r>
      </w:ins>
      <w:r w:rsidR="00B810C9" w:rsidRPr="003358B3">
        <w:rPr>
          <w:lang w:val="es-ES"/>
          <w:rPrChange w:id="434" w:author="Carolina Vera" w:date="2018-02-14T11:50:00Z">
            <w:rPr/>
          </w:rPrChange>
        </w:rPr>
        <w:t xml:space="preserve">las ondas cortas no pueden propagarse meridionalmente en latitudes altas. </w:t>
      </w:r>
      <w:ins w:id="435" w:author="Carolina Vera" w:date="2018-02-14T15:50:00Z">
        <w:r w:rsidR="00C7636C">
          <w:rPr>
            <w:lang w:val="es-ES"/>
          </w:rPr>
          <w:t>La Figura 7.20 muestra que l</w:t>
        </w:r>
      </w:ins>
      <w:del w:id="436" w:author="Carolina Vera" w:date="2018-02-14T15:50:00Z">
        <w:r w:rsidR="00B810C9" w:rsidRPr="003358B3" w:rsidDel="00C7636C">
          <w:rPr>
            <w:lang w:val="es-ES"/>
            <w:rPrChange w:id="437" w:author="Carolina Vera" w:date="2018-02-14T11:50:00Z">
              <w:rPr/>
            </w:rPrChange>
          </w:rPr>
          <w:delText>L</w:delText>
        </w:r>
      </w:del>
      <w:r w:rsidR="00B810C9" w:rsidRPr="003358B3">
        <w:rPr>
          <w:lang w:val="es-ES"/>
          <w:rPrChange w:id="438" w:author="Carolina Vera" w:date="2018-02-14T11:50:00Z">
            <w:rPr/>
          </w:rPrChange>
        </w:rPr>
        <w:t xml:space="preserve">as ondas </w:t>
      </w:r>
      <w:ins w:id="439" w:author="Carolina Vera" w:date="2018-02-14T15:42:00Z">
        <w:r>
          <w:rPr>
            <w:lang w:val="es-ES"/>
          </w:rPr>
          <w:t xml:space="preserve">de Rossby barotrópicas </w:t>
        </w:r>
      </w:ins>
      <w:del w:id="440" w:author="Carolina Vera" w:date="2018-02-14T15:43:00Z">
        <w:r w:rsidR="00B810C9" w:rsidRPr="003358B3" w:rsidDel="001E1B1B">
          <w:rPr>
            <w:lang w:val="es-ES"/>
            <w:rPrChange w:id="441" w:author="Carolina Vera" w:date="2018-02-14T11:50:00Z">
              <w:rPr/>
            </w:rPrChange>
          </w:rPr>
          <w:delText xml:space="preserve">largas </w:delText>
        </w:r>
      </w:del>
      <w:r w:rsidR="00B810C9" w:rsidRPr="003358B3">
        <w:rPr>
          <w:lang w:val="es-ES"/>
          <w:rPrChange w:id="442" w:author="Carolina Vera" w:date="2018-02-14T11:50:00Z">
            <w:rPr/>
          </w:rPrChange>
        </w:rPr>
        <w:t xml:space="preserve">con k </w:t>
      </w:r>
      <w:ins w:id="443" w:author="Carolina Vera" w:date="2018-02-14T15:41:00Z">
        <w:r>
          <w:rPr>
            <w:lang w:val="es-ES"/>
          </w:rPr>
          <w:t xml:space="preserve">menores o iguales a </w:t>
        </w:r>
      </w:ins>
      <w:del w:id="444" w:author="Carolina Vera" w:date="2018-02-14T15:41:00Z">
        <w:r w:rsidR="00B810C9" w:rsidRPr="003358B3" w:rsidDel="001E1B1B">
          <w:rPr>
            <w:lang w:val="es-ES"/>
            <w:rPrChange w:id="445" w:author="Carolina Vera" w:date="2018-02-14T11:50:00Z">
              <w:rPr/>
            </w:rPrChange>
          </w:rPr>
          <w:delText xml:space="preserve">&lt; </w:delText>
        </w:r>
      </w:del>
      <w:r w:rsidR="00B810C9" w:rsidRPr="003358B3">
        <w:rPr>
          <w:lang w:val="es-ES"/>
          <w:rPrChange w:id="446" w:author="Carolina Vera" w:date="2018-02-14T11:50:00Z">
            <w:rPr/>
          </w:rPrChange>
        </w:rPr>
        <w:t xml:space="preserve">3 pueden propagarse meridionalmente </w:t>
      </w:r>
      <w:del w:id="447" w:author="Carolina Vera" w:date="2018-02-14T15:48:00Z">
        <w:r w:rsidR="00B810C9" w:rsidRPr="003358B3" w:rsidDel="00C7636C">
          <w:rPr>
            <w:lang w:val="es-ES"/>
            <w:rPrChange w:id="448" w:author="Carolina Vera" w:date="2018-02-14T11:50:00Z">
              <w:rPr/>
            </w:rPrChange>
          </w:rPr>
          <w:delText>libremente en verano</w:delText>
        </w:r>
      </w:del>
      <w:ins w:id="449" w:author="Carolina Vera" w:date="2018-02-14T15:48:00Z">
        <w:r w:rsidR="00C7636C">
          <w:rPr>
            <w:lang w:val="es-ES"/>
          </w:rPr>
          <w:t>en las cuatro est</w:t>
        </w:r>
      </w:ins>
      <w:ins w:id="450" w:author="Carolina Vera" w:date="2018-02-14T15:49:00Z">
        <w:r w:rsidR="00C7636C">
          <w:rPr>
            <w:lang w:val="es-ES"/>
          </w:rPr>
          <w:t>aciones</w:t>
        </w:r>
      </w:ins>
      <w:r w:rsidR="00B810C9" w:rsidRPr="003358B3">
        <w:rPr>
          <w:lang w:val="es-ES"/>
          <w:rPrChange w:id="451" w:author="Carolina Vera" w:date="2018-02-14T11:50:00Z">
            <w:rPr/>
          </w:rPrChange>
        </w:rPr>
        <w:t xml:space="preserve"> </w:t>
      </w:r>
      <w:ins w:id="452" w:author="Carolina Vera" w:date="2018-02-14T15:41:00Z">
        <w:r>
          <w:rPr>
            <w:lang w:val="es-ES"/>
          </w:rPr>
          <w:t xml:space="preserve">hasta aproximadamente </w:t>
        </w:r>
      </w:ins>
      <w:del w:id="453" w:author="Carolina Vera" w:date="2018-02-14T15:41:00Z">
        <w:r w:rsidR="00B810C9" w:rsidRPr="003358B3" w:rsidDel="001E1B1B">
          <w:rPr>
            <w:lang w:val="es-ES"/>
            <w:rPrChange w:id="454" w:author="Carolina Vera" w:date="2018-02-14T11:50:00Z">
              <w:rPr/>
            </w:rPrChange>
          </w:rPr>
          <w:delText xml:space="preserve">al norte de </w:delText>
        </w:r>
      </w:del>
      <w:r w:rsidR="00B810C9" w:rsidRPr="003358B3">
        <w:rPr>
          <w:lang w:val="es-ES"/>
          <w:rPrChange w:id="455" w:author="Carolina Vera" w:date="2018-02-14T11:50:00Z">
            <w:rPr/>
          </w:rPrChange>
        </w:rPr>
        <w:t>los 60°S</w:t>
      </w:r>
      <w:ins w:id="456" w:author="Carolina Vera" w:date="2018-02-14T15:51:00Z">
        <w:r w:rsidR="00C7636C">
          <w:rPr>
            <w:lang w:val="es-ES"/>
          </w:rPr>
          <w:t xml:space="preserve">, excepto </w:t>
        </w:r>
      </w:ins>
      <w:del w:id="457" w:author="Carolina Vera" w:date="2018-02-14T15:51:00Z">
        <w:r w:rsidR="00B810C9" w:rsidRPr="003358B3" w:rsidDel="00C7636C">
          <w:rPr>
            <w:lang w:val="es-ES"/>
            <w:rPrChange w:id="458" w:author="Carolina Vera" w:date="2018-02-14T11:50:00Z">
              <w:rPr/>
            </w:rPrChange>
          </w:rPr>
          <w:delText xml:space="preserve"> </w:delText>
        </w:r>
      </w:del>
      <w:del w:id="459" w:author="Carolina Vera" w:date="2018-02-14T15:43:00Z">
        <w:r w:rsidR="00B810C9" w:rsidRPr="003358B3" w:rsidDel="001E1B1B">
          <w:rPr>
            <w:lang w:val="es-ES"/>
            <w:rPrChange w:id="460" w:author="Carolina Vera" w:date="2018-02-14T11:50:00Z">
              <w:rPr/>
            </w:rPrChange>
          </w:rPr>
          <w:delText>aproximadamente, p</w:delText>
        </w:r>
      </w:del>
      <w:del w:id="461" w:author="Carolina Vera" w:date="2018-02-14T15:51:00Z">
        <w:r w:rsidR="00B810C9" w:rsidRPr="003358B3" w:rsidDel="00C7636C">
          <w:rPr>
            <w:lang w:val="es-ES"/>
            <w:rPrChange w:id="462" w:author="Carolina Vera" w:date="2018-02-14T11:50:00Z">
              <w:rPr/>
            </w:rPrChange>
          </w:rPr>
          <w:delText xml:space="preserve">ero quedan atrapadas al sur de 45°S </w:delText>
        </w:r>
      </w:del>
      <w:r w:rsidR="00B810C9" w:rsidRPr="003358B3">
        <w:rPr>
          <w:lang w:val="es-ES"/>
          <w:rPrChange w:id="463" w:author="Carolina Vera" w:date="2018-02-14T11:50:00Z">
            <w:rPr/>
          </w:rPrChange>
        </w:rPr>
        <w:t xml:space="preserve">en </w:t>
      </w:r>
      <w:del w:id="464" w:author="Carolina Vera" w:date="2018-02-14T15:49:00Z">
        <w:r w:rsidR="00B810C9" w:rsidRPr="003358B3" w:rsidDel="00C7636C">
          <w:rPr>
            <w:lang w:val="es-ES"/>
            <w:rPrChange w:id="465" w:author="Carolina Vera" w:date="2018-02-14T11:50:00Z">
              <w:rPr/>
            </w:rPrChange>
          </w:rPr>
          <w:delText>toda un</w:delText>
        </w:r>
      </w:del>
      <w:ins w:id="466" w:author="Carolina Vera" w:date="2018-02-14T15:49:00Z">
        <w:r w:rsidR="00C7636C">
          <w:rPr>
            <w:lang w:val="es-ES"/>
          </w:rPr>
          <w:t>l</w:t>
        </w:r>
      </w:ins>
      <w:r w:rsidR="00B810C9" w:rsidRPr="003358B3">
        <w:rPr>
          <w:lang w:val="es-ES"/>
          <w:rPrChange w:id="467" w:author="Carolina Vera" w:date="2018-02-14T11:50:00Z">
            <w:rPr/>
          </w:rPrChange>
        </w:rPr>
        <w:t>a franja de longitudes entre 60°E y 120°O</w:t>
      </w:r>
      <w:ins w:id="468" w:author="Carolina Vera" w:date="2018-02-14T15:52:00Z">
        <w:r w:rsidR="00C7636C">
          <w:rPr>
            <w:lang w:val="es-ES"/>
          </w:rPr>
          <w:t>, donde</w:t>
        </w:r>
      </w:ins>
      <w:del w:id="469" w:author="Carolina Vera" w:date="2018-02-14T15:52:00Z">
        <w:r w:rsidR="00B810C9" w:rsidRPr="003358B3" w:rsidDel="00C7636C">
          <w:rPr>
            <w:lang w:val="es-ES"/>
            <w:rPrChange w:id="470" w:author="Carolina Vera" w:date="2018-02-14T11:50:00Z">
              <w:rPr/>
            </w:rPrChange>
          </w:rPr>
          <w:delText xml:space="preserve"> </w:delText>
        </w:r>
      </w:del>
      <w:ins w:id="471" w:author="Carolina Vera" w:date="2018-02-14T15:52:00Z">
        <w:r w:rsidR="00C7636C" w:rsidRPr="00C7636C">
          <w:rPr>
            <w:lang w:val="es-ES"/>
          </w:rPr>
          <w:t xml:space="preserve"> quedan atrapadas al sur de 45°S </w:t>
        </w:r>
      </w:ins>
      <w:del w:id="472" w:author="Carolina Vera" w:date="2018-02-14T15:51:00Z">
        <w:r w:rsidR="00B810C9" w:rsidRPr="003358B3" w:rsidDel="00C7636C">
          <w:rPr>
            <w:lang w:val="es-ES"/>
            <w:rPrChange w:id="473" w:author="Carolina Vera" w:date="2018-02-14T11:50:00Z">
              <w:rPr/>
            </w:rPrChange>
          </w:rPr>
          <w:delText>durante el resto del año.</w:delText>
        </w:r>
      </w:del>
      <w:ins w:id="474" w:author="Carolina Vera" w:date="2018-02-14T15:52:00Z">
        <w:r w:rsidR="00C7636C">
          <w:rPr>
            <w:lang w:val="es-ES"/>
          </w:rPr>
          <w:t>(excepto en verano).</w:t>
        </w:r>
      </w:ins>
    </w:p>
    <w:p w14:paraId="2708942D" w14:textId="43CE8E71" w:rsidR="00C7636C" w:rsidRDefault="00C7636C">
      <w:pPr>
        <w:pStyle w:val="Textoindependiente"/>
        <w:rPr>
          <w:ins w:id="475" w:author="Carolina Vera" w:date="2018-02-14T15:52:00Z"/>
          <w:lang w:val="es-ES"/>
        </w:rPr>
      </w:pPr>
    </w:p>
    <w:p w14:paraId="663B52D3" w14:textId="4D673368" w:rsidR="00C7636C" w:rsidRPr="003358B3" w:rsidRDefault="00C7636C">
      <w:pPr>
        <w:pStyle w:val="Textoindependiente"/>
        <w:rPr>
          <w:lang w:val="es-ES"/>
          <w:rPrChange w:id="476" w:author="Carolina Vera" w:date="2018-02-14T11:50:00Z">
            <w:rPr/>
          </w:rPrChange>
        </w:rPr>
      </w:pPr>
      <w:ins w:id="477" w:author="Carolina Vera" w:date="2018-02-14T15:52:00Z">
        <w:r>
          <w:rPr>
            <w:lang w:val="es-ES"/>
          </w:rPr>
          <w:t>L</w:t>
        </w:r>
        <w:r w:rsidRPr="00C7636C">
          <w:rPr>
            <w:lang w:val="es-ES"/>
          </w:rPr>
          <w:t>a Fig. xx se muestra un corte vertical en 180°</w:t>
        </w:r>
        <w:r>
          <w:rPr>
            <w:lang w:val="es-ES"/>
          </w:rPr>
          <w:t xml:space="preserve"> del número de onda estacionario. </w:t>
        </w:r>
      </w:ins>
      <w:ins w:id="478" w:author="Carolina Vera" w:date="2018-02-14T15:53:00Z">
        <w:r w:rsidR="00A71E2B">
          <w:rPr>
            <w:lang w:val="es-ES"/>
          </w:rPr>
          <w:t xml:space="preserve">Se </w:t>
        </w:r>
      </w:ins>
      <w:ins w:id="479" w:author="Carolina Vera" w:date="2018-02-14T15:57:00Z">
        <w:r w:rsidR="00BF2A2E">
          <w:rPr>
            <w:lang w:val="es-ES"/>
          </w:rPr>
          <w:t>observa</w:t>
        </w:r>
      </w:ins>
      <w:ins w:id="480" w:author="Carolina Vera" w:date="2018-02-14T15:55:00Z">
        <w:r w:rsidR="00BF2A2E">
          <w:rPr>
            <w:lang w:val="es-ES"/>
          </w:rPr>
          <w:t xml:space="preserve"> que </w:t>
        </w:r>
      </w:ins>
      <w:ins w:id="481" w:author="Carolina Vera" w:date="2018-02-14T15:56:00Z">
        <w:r w:rsidR="00BF2A2E">
          <w:rPr>
            <w:lang w:val="es-ES"/>
          </w:rPr>
          <w:t>en la troposfera alta se dan las condiciones para la propagación desde latitudes m</w:t>
        </w:r>
      </w:ins>
      <w:ins w:id="482" w:author="Carolina Vera" w:date="2018-02-14T15:57:00Z">
        <w:r w:rsidR="00BF2A2E">
          <w:rPr>
            <w:lang w:val="es-ES"/>
          </w:rPr>
          <w:t>ás</w:t>
        </w:r>
      </w:ins>
      <w:ins w:id="483" w:author="Carolina Vera" w:date="2018-02-14T15:56:00Z">
        <w:r w:rsidR="00BF2A2E">
          <w:rPr>
            <w:lang w:val="es-ES"/>
          </w:rPr>
          <w:t xml:space="preserve"> bajas</w:t>
        </w:r>
      </w:ins>
      <w:ins w:id="484" w:author="Carolina Vera" w:date="2018-02-14T15:57:00Z">
        <w:r w:rsidR="00BF2A2E">
          <w:rPr>
            <w:lang w:val="es-ES"/>
          </w:rPr>
          <w:t xml:space="preserve"> hasta las subpolares. Además se destaca que la zona de inhibición de la propagación meridional es una característica de la troposfera alta</w:t>
        </w:r>
      </w:ins>
      <w:ins w:id="485" w:author="Carolina Vera" w:date="2018-02-14T15:58:00Z">
        <w:r w:rsidR="00BF2A2E">
          <w:rPr>
            <w:lang w:val="es-ES"/>
          </w:rPr>
          <w:t xml:space="preserve"> solamente, lo que confirma de alguna manera el papel del jet subtropical en producirla. </w:t>
        </w:r>
      </w:ins>
      <w:ins w:id="486" w:author="Carolina Vera" w:date="2018-02-14T15:57:00Z">
        <w:r w:rsidR="00BF2A2E">
          <w:rPr>
            <w:lang w:val="es-ES"/>
          </w:rPr>
          <w:t xml:space="preserve"> </w:t>
        </w:r>
      </w:ins>
    </w:p>
    <w:p w14:paraId="6CAB9B22" w14:textId="43688FB0" w:rsidR="005D05CE" w:rsidRPr="003358B3" w:rsidDel="001E1B1B" w:rsidRDefault="00B810C9">
      <w:pPr>
        <w:pStyle w:val="Textoindependiente"/>
        <w:rPr>
          <w:del w:id="487" w:author="Carolina Vera" w:date="2018-02-14T15:43:00Z"/>
          <w:lang w:val="es-ES"/>
          <w:rPrChange w:id="488" w:author="Carolina Vera" w:date="2018-02-14T11:50:00Z">
            <w:rPr>
              <w:del w:id="489" w:author="Carolina Vera" w:date="2018-02-14T15:43:00Z"/>
            </w:rPr>
          </w:rPrChange>
        </w:rPr>
      </w:pPr>
      <w:del w:id="490" w:author="Carolina Vera" w:date="2018-02-14T15:40:00Z">
        <w:r w:rsidRPr="003358B3" w:rsidDel="001E1B1B">
          <w:rPr>
            <w:lang w:val="es-ES"/>
            <w:rPrChange w:id="491" w:author="Carolina Vera" w:date="2018-02-14T11:50:00Z">
              <w:rPr/>
            </w:rPrChange>
          </w:rPr>
          <w:delText xml:space="preserve">El corte de </w:delText>
        </w:r>
        <m:oMath>
          <m:sSub>
            <m:sSubPr>
              <m:ctrlPr>
                <w:rPr>
                  <w:rFonts w:ascii="Cambria Math" w:hAnsi="Cambria Math"/>
                </w:rPr>
              </m:ctrlPr>
            </m:sSubPr>
            <m:e>
              <m:r>
                <w:rPr>
                  <w:rFonts w:ascii="Cambria Math" w:hAnsi="Cambria Math"/>
                </w:rPr>
                <m:t>ψ</m:t>
              </m:r>
            </m:e>
            <m:sub>
              <m:r>
                <w:rPr>
                  <w:rFonts w:ascii="Cambria Math" w:hAnsi="Cambria Math"/>
                </w:rPr>
                <m:t>y</m:t>
              </m:r>
            </m:sub>
          </m:sSub>
        </m:oMath>
        <w:r w:rsidRPr="003358B3" w:rsidDel="001E1B1B">
          <w:rPr>
            <w:lang w:val="es-ES"/>
            <w:rPrChange w:id="492" w:author="Carolina Vera" w:date="2018-02-14T11:50:00Z">
              <w:rPr/>
            </w:rPrChange>
          </w:rPr>
          <w:delText xml:space="preserve"> en 180° evidencia que </w:delText>
        </w:r>
      </w:del>
      <w:del w:id="493" w:author="Carolina Vera" w:date="2018-02-14T15:43:00Z">
        <w:r w:rsidRPr="003358B3" w:rsidDel="001E1B1B">
          <w:rPr>
            <w:lang w:val="es-ES"/>
            <w:rPrChange w:id="494" w:author="Carolina Vera" w:date="2018-02-14T11:50:00Z">
              <w:rPr/>
            </w:rPrChange>
          </w:rPr>
          <w:delText>la QS3 sólo puede propagarse meridionalmente dentro de una franja angosta de latitudes, entre 60°S y 50°S. Una región donde este modo muestra un máximo de amplitud ().</w:delText>
        </w:r>
      </w:del>
    </w:p>
    <w:p w14:paraId="0E6B605D" w14:textId="77777777" w:rsidR="005D05CE" w:rsidRDefault="00B810C9">
      <w:pPr>
        <w:pStyle w:val="FigurewithCaption"/>
      </w:pPr>
      <w:r>
        <w:rPr>
          <w:noProof/>
        </w:rPr>
        <w:lastRenderedPageBreak/>
        <w:drawing>
          <wp:inline distT="0" distB="0" distL="0" distR="0" wp14:anchorId="5FB22A6A" wp14:editId="5111FB46">
            <wp:extent cx="5334000" cy="5428240"/>
            <wp:effectExtent l="0" t="0" r="0" b="0"/>
            <wp:docPr id="13" name="Picture" descr="Número de onda estacionario en 200hPa. - fig:ks-ncep"/>
            <wp:cNvGraphicFramePr/>
            <a:graphic xmlns:a="http://schemas.openxmlformats.org/drawingml/2006/main">
              <a:graphicData uri="http://schemas.openxmlformats.org/drawingml/2006/picture">
                <pic:pic xmlns:pic="http://schemas.openxmlformats.org/drawingml/2006/picture">
                  <pic:nvPicPr>
                    <pic:cNvPr id="0" name="Picture" descr="fig/tesis/ks-ncep-1.png"/>
                    <pic:cNvPicPr>
                      <a:picLocks noChangeAspect="1" noChangeArrowheads="1"/>
                    </pic:cNvPicPr>
                  </pic:nvPicPr>
                  <pic:blipFill>
                    <a:blip r:embed="rId22"/>
                    <a:stretch>
                      <a:fillRect/>
                    </a:stretch>
                  </pic:blipFill>
                  <pic:spPr bwMode="auto">
                    <a:xfrm>
                      <a:off x="0" y="0"/>
                      <a:ext cx="5334000" cy="5428240"/>
                    </a:xfrm>
                    <a:prstGeom prst="rect">
                      <a:avLst/>
                    </a:prstGeom>
                    <a:noFill/>
                    <a:ln w="9525">
                      <a:noFill/>
                      <a:headEnd/>
                      <a:tailEnd/>
                    </a:ln>
                  </pic:spPr>
                </pic:pic>
              </a:graphicData>
            </a:graphic>
          </wp:inline>
        </w:drawing>
      </w:r>
    </w:p>
    <w:p w14:paraId="485C90BF" w14:textId="77777777" w:rsidR="005D05CE" w:rsidRPr="003358B3" w:rsidRDefault="00B810C9">
      <w:pPr>
        <w:pStyle w:val="ImageCaption"/>
        <w:rPr>
          <w:lang w:val="es-ES"/>
          <w:rPrChange w:id="495" w:author="Carolina Vera" w:date="2018-02-14T11:50:00Z">
            <w:rPr/>
          </w:rPrChange>
        </w:rPr>
      </w:pPr>
      <w:r w:rsidRPr="003358B3">
        <w:rPr>
          <w:lang w:val="es-ES"/>
          <w:rPrChange w:id="496" w:author="Carolina Vera" w:date="2018-02-14T11:50:00Z">
            <w:rPr/>
          </w:rPrChange>
        </w:rPr>
        <w:t>Número de onda estacionario en 200hPa. - fig:ks-ncep</w:t>
      </w:r>
    </w:p>
    <w:p w14:paraId="2229DBBC" w14:textId="77777777" w:rsidR="005D05CE" w:rsidRDefault="00B810C9">
      <w:pPr>
        <w:pStyle w:val="FigurewithCaption"/>
      </w:pPr>
      <w:r>
        <w:rPr>
          <w:noProof/>
        </w:rPr>
        <w:lastRenderedPageBreak/>
        <w:drawing>
          <wp:inline distT="0" distB="0" distL="0" distR="0" wp14:anchorId="39E1934F" wp14:editId="1DDD003D">
            <wp:extent cx="5334000" cy="3618826"/>
            <wp:effectExtent l="0" t="0" r="0" b="0"/>
            <wp:docPr id="14" name="Picture" descr="Número de onda estacionario en 180° - fig:ks-ncep-cortelev - SÓLO BORRADOR"/>
            <wp:cNvGraphicFramePr/>
            <a:graphic xmlns:a="http://schemas.openxmlformats.org/drawingml/2006/main">
              <a:graphicData uri="http://schemas.openxmlformats.org/drawingml/2006/picture">
                <pic:pic xmlns:pic="http://schemas.openxmlformats.org/drawingml/2006/picture">
                  <pic:nvPicPr>
                    <pic:cNvPr id="0" name="Picture" descr="fig/tesis/ks-ncep-cortelev-1.png"/>
                    <pic:cNvPicPr>
                      <a:picLocks noChangeAspect="1" noChangeArrowheads="1"/>
                    </pic:cNvPicPr>
                  </pic:nvPicPr>
                  <pic:blipFill>
                    <a:blip r:embed="rId23"/>
                    <a:stretch>
                      <a:fillRect/>
                    </a:stretch>
                  </pic:blipFill>
                  <pic:spPr bwMode="auto">
                    <a:xfrm>
                      <a:off x="0" y="0"/>
                      <a:ext cx="5334000" cy="3618826"/>
                    </a:xfrm>
                    <a:prstGeom prst="rect">
                      <a:avLst/>
                    </a:prstGeom>
                    <a:noFill/>
                    <a:ln w="9525">
                      <a:noFill/>
                      <a:headEnd/>
                      <a:tailEnd/>
                    </a:ln>
                  </pic:spPr>
                </pic:pic>
              </a:graphicData>
            </a:graphic>
          </wp:inline>
        </w:drawing>
      </w:r>
    </w:p>
    <w:p w14:paraId="3ADF87CD" w14:textId="77777777" w:rsidR="005D05CE" w:rsidRPr="003358B3" w:rsidRDefault="00B810C9">
      <w:pPr>
        <w:pStyle w:val="ImageCaption"/>
        <w:rPr>
          <w:lang w:val="es-ES"/>
          <w:rPrChange w:id="497" w:author="Carolina Vera" w:date="2018-02-14T11:50:00Z">
            <w:rPr/>
          </w:rPrChange>
        </w:rPr>
      </w:pPr>
      <w:r w:rsidRPr="003358B3">
        <w:rPr>
          <w:lang w:val="es-ES"/>
          <w:rPrChange w:id="498" w:author="Carolina Vera" w:date="2018-02-14T11:50:00Z">
            <w:rPr/>
          </w:rPrChange>
        </w:rPr>
        <w:t>Número de onda estacionario en 180° - fig:ks-ncep-cortelev - SÓLO BORRADOR</w:t>
      </w:r>
    </w:p>
    <w:p w14:paraId="2C698869" w14:textId="6083D67E" w:rsidR="005D05CE" w:rsidRPr="003358B3" w:rsidRDefault="00BF2A2E">
      <w:pPr>
        <w:pStyle w:val="Ttulo2"/>
        <w:rPr>
          <w:lang w:val="es-ES"/>
          <w:rPrChange w:id="499" w:author="Carolina Vera" w:date="2018-02-14T11:50:00Z">
            <w:rPr/>
          </w:rPrChange>
        </w:rPr>
      </w:pPr>
      <w:bookmarkStart w:id="500" w:name="funcion-corriente"/>
      <w:bookmarkStart w:id="501" w:name="_Toc506372320"/>
      <w:bookmarkEnd w:id="500"/>
      <w:ins w:id="502" w:author="Carolina Vera" w:date="2018-02-14T16:02:00Z">
        <w:r>
          <w:rPr>
            <w:lang w:val="es-ES"/>
          </w:rPr>
          <w:t xml:space="preserve">3.6 </w:t>
        </w:r>
      </w:ins>
      <w:commentRangeStart w:id="503"/>
      <w:r w:rsidR="00B810C9" w:rsidRPr="003358B3">
        <w:rPr>
          <w:lang w:val="es-ES"/>
          <w:rPrChange w:id="504" w:author="Carolina Vera" w:date="2018-02-14T11:50:00Z">
            <w:rPr/>
          </w:rPrChange>
        </w:rPr>
        <w:t>Función</w:t>
      </w:r>
      <w:commentRangeEnd w:id="503"/>
      <w:r>
        <w:rPr>
          <w:rStyle w:val="Refdecomentario"/>
          <w:rFonts w:asciiTheme="minorHAnsi" w:eastAsiaTheme="minorHAnsi" w:hAnsiTheme="minorHAnsi" w:cstheme="minorBidi"/>
          <w:b w:val="0"/>
          <w:bCs w:val="0"/>
          <w:color w:val="auto"/>
        </w:rPr>
        <w:commentReference w:id="503"/>
      </w:r>
      <w:r w:rsidR="00B810C9" w:rsidRPr="003358B3">
        <w:rPr>
          <w:lang w:val="es-ES"/>
          <w:rPrChange w:id="505" w:author="Carolina Vera" w:date="2018-02-14T11:50:00Z">
            <w:rPr/>
          </w:rPrChange>
        </w:rPr>
        <w:t xml:space="preserve"> corriente</w:t>
      </w:r>
      <w:bookmarkEnd w:id="501"/>
    </w:p>
    <w:p w14:paraId="67A2DBD0" w14:textId="6802A8D9" w:rsidR="005D05CE" w:rsidRPr="003358B3" w:rsidRDefault="00B810C9">
      <w:pPr>
        <w:pStyle w:val="FirstParagraph"/>
        <w:rPr>
          <w:lang w:val="es-ES"/>
          <w:rPrChange w:id="506" w:author="Carolina Vera" w:date="2018-02-14T11:50:00Z">
            <w:rPr/>
          </w:rPrChange>
        </w:rPr>
      </w:pPr>
      <w:r w:rsidRPr="003358B3">
        <w:rPr>
          <w:lang w:val="es-ES"/>
          <w:rPrChange w:id="507" w:author="Carolina Vera" w:date="2018-02-14T11:50:00Z">
            <w:rPr/>
          </w:rPrChange>
        </w:rPr>
        <w:t>Para analizar la influencia tropical en la circulación no es posible usar la altura geopotencial, ya que el balance geostrófico pierde validez cerca del ecuador. Por lo tanto, es útil analizar el campo de función corriente (</w:t>
      </w:r>
      <m:oMath>
        <m:r>
          <w:rPr>
            <w:rFonts w:ascii="Cambria Math" w:hAnsi="Cambria Math"/>
          </w:rPr>
          <m:t>ψ</m:t>
        </m:r>
      </m:oMath>
      <w:r w:rsidRPr="003358B3">
        <w:rPr>
          <w:lang w:val="es-ES"/>
          <w:rPrChange w:id="508" w:author="Carolina Vera" w:date="2018-02-14T11:50:00Z">
            <w:rPr/>
          </w:rPrChange>
        </w:rPr>
        <w:t xml:space="preserve">). El reanálisis de NCEP provee esta variable en niveles sigma en vez de presión. En la  </w:t>
      </w:r>
      <w:ins w:id="509" w:author="Carolina Vera" w:date="2018-02-14T17:29:00Z">
        <w:r w:rsidR="00F42F03">
          <w:rPr>
            <w:lang w:val="es-ES"/>
          </w:rPr>
          <w:t xml:space="preserve">Fig. (X) </w:t>
        </w:r>
      </w:ins>
      <w:r w:rsidRPr="003358B3">
        <w:rPr>
          <w:lang w:val="es-ES"/>
          <w:rPrChange w:id="510" w:author="Carolina Vera" w:date="2018-02-14T11:50:00Z">
            <w:rPr/>
          </w:rPrChange>
        </w:rPr>
        <w:t xml:space="preserve">se muestra </w:t>
      </w:r>
      <m:oMath>
        <m:r>
          <w:rPr>
            <w:rFonts w:ascii="Cambria Math" w:hAnsi="Cambria Math"/>
          </w:rPr>
          <m:t>ψ</m:t>
        </m:r>
      </m:oMath>
      <w:r w:rsidRPr="003358B3">
        <w:rPr>
          <w:lang w:val="es-ES"/>
          <w:rPrChange w:id="511" w:author="Carolina Vera" w:date="2018-02-14T11:50:00Z">
            <w:rPr/>
          </w:rPrChange>
        </w:rPr>
        <w:t xml:space="preserve"> en el nivel 0.2101 sigma, que equivale aproximadamente a 250hPa. Además del campo medio, se muestran las anomalías zonales en sombreado y </w:t>
      </w:r>
      <w:commentRangeStart w:id="512"/>
      <w:r w:rsidRPr="003358B3">
        <w:rPr>
          <w:lang w:val="es-ES"/>
          <w:rPrChange w:id="513" w:author="Carolina Vera" w:date="2018-02-14T11:50:00Z">
            <w:rPr/>
          </w:rPrChange>
        </w:rPr>
        <w:t>los flujos de actividad de onda en flechas.</w:t>
      </w:r>
      <w:commentRangeEnd w:id="512"/>
      <w:r w:rsidR="00AC37CE">
        <w:rPr>
          <w:rStyle w:val="Refdecomentario"/>
        </w:rPr>
        <w:commentReference w:id="512"/>
      </w:r>
    </w:p>
    <w:p w14:paraId="6DD7B930" w14:textId="44DBA2A7" w:rsidR="005D05CE" w:rsidRPr="003358B3" w:rsidRDefault="00B810C9">
      <w:pPr>
        <w:pStyle w:val="Textoindependiente"/>
        <w:rPr>
          <w:lang w:val="es-ES"/>
          <w:rPrChange w:id="514" w:author="Carolina Vera" w:date="2018-02-14T11:50:00Z">
            <w:rPr/>
          </w:rPrChange>
        </w:rPr>
      </w:pPr>
      <w:r w:rsidRPr="003358B3">
        <w:rPr>
          <w:lang w:val="es-ES"/>
          <w:rPrChange w:id="515" w:author="Carolina Vera" w:date="2018-02-14T11:50:00Z">
            <w:rPr/>
          </w:rPrChange>
        </w:rPr>
        <w:t xml:space="preserve">Las características del campo de </w:t>
      </w:r>
      <m:oMath>
        <m:r>
          <w:rPr>
            <w:rFonts w:ascii="Cambria Math" w:hAnsi="Cambria Math"/>
          </w:rPr>
          <m:t>ψ</m:t>
        </m:r>
      </m:oMath>
      <w:r w:rsidRPr="003358B3">
        <w:rPr>
          <w:lang w:val="es-ES"/>
          <w:rPrChange w:id="516" w:author="Carolina Vera" w:date="2018-02-14T11:50:00Z">
            <w:rPr/>
          </w:rPrChange>
        </w:rPr>
        <w:t xml:space="preserve">, tanto el total como las anomalías zonales, es similar al de Z (, 200hPa) con una estructura eminentemente zonal y un aumento del gradiente meridional en invierno y primavera y los mismos centros de anomalías. La principal diferencia es, además del cambio de signo dada por la dependencia de </w:t>
      </w:r>
      <m:oMath>
        <m:r>
          <w:rPr>
            <w:rFonts w:ascii="Cambria Math" w:hAnsi="Cambria Math"/>
          </w:rPr>
          <m:t>ψ</m:t>
        </m:r>
      </m:oMath>
      <w:r w:rsidRPr="003358B3">
        <w:rPr>
          <w:lang w:val="es-ES"/>
          <w:rPrChange w:id="517" w:author="Carolina Vera" w:date="2018-02-14T11:50:00Z">
            <w:rPr/>
          </w:rPrChange>
        </w:rPr>
        <w:t xml:space="preserve"> con f, es que los patrones presentes en las latitudes tropicales se ven con mayor magnitud que los de latitudes medias y altas.</w:t>
      </w:r>
      <w:ins w:id="518" w:author="Carolina Vera" w:date="2018-02-14T17:31:00Z">
        <w:r w:rsidR="00AC37CE">
          <w:rPr>
            <w:lang w:val="es-ES"/>
          </w:rPr>
          <w:t xml:space="preserve"> </w:t>
        </w:r>
      </w:ins>
    </w:p>
    <w:p w14:paraId="07E86598" w14:textId="562CBB2C" w:rsidR="005D05CE" w:rsidRDefault="00B810C9">
      <w:pPr>
        <w:pStyle w:val="Textoindependiente"/>
        <w:rPr>
          <w:ins w:id="519" w:author="Carolina Vera" w:date="2018-02-14T17:31:00Z"/>
          <w:lang w:val="es-ES"/>
        </w:rPr>
      </w:pPr>
      <w:r w:rsidRPr="003358B3">
        <w:rPr>
          <w:lang w:val="es-ES"/>
          <w:rPrChange w:id="520" w:author="Carolina Vera" w:date="2018-02-14T11:50:00Z">
            <w:rPr/>
          </w:rPrChange>
        </w:rPr>
        <w:t>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14:paraId="0D155F1A" w14:textId="3FE79507" w:rsidR="00AC37CE" w:rsidRPr="003358B3" w:rsidDel="00AC37CE" w:rsidRDefault="00AC37CE">
      <w:pPr>
        <w:pStyle w:val="Textoindependiente"/>
        <w:rPr>
          <w:del w:id="521" w:author="Carolina Vera" w:date="2018-02-14T17:32:00Z"/>
          <w:lang w:val="es-ES"/>
          <w:rPrChange w:id="522" w:author="Carolina Vera" w:date="2018-02-14T11:50:00Z">
            <w:rPr>
              <w:del w:id="523" w:author="Carolina Vera" w:date="2018-02-14T17:32:00Z"/>
            </w:rPr>
          </w:rPrChange>
        </w:rPr>
      </w:pPr>
    </w:p>
    <w:p w14:paraId="798E3522" w14:textId="40B14364" w:rsidR="005D05CE" w:rsidRPr="003358B3" w:rsidRDefault="00BF2A2E">
      <w:pPr>
        <w:pStyle w:val="Ttulo2"/>
        <w:rPr>
          <w:lang w:val="es-ES"/>
          <w:rPrChange w:id="524" w:author="Carolina Vera" w:date="2018-02-14T11:50:00Z">
            <w:rPr/>
          </w:rPrChange>
        </w:rPr>
      </w:pPr>
      <w:bookmarkStart w:id="525" w:name="ondas-quasiestacionarias"/>
      <w:bookmarkStart w:id="526" w:name="_Toc506372321"/>
      <w:bookmarkEnd w:id="525"/>
      <w:ins w:id="527" w:author="Carolina Vera" w:date="2018-02-14T16:02:00Z">
        <w:r>
          <w:rPr>
            <w:lang w:val="es-ES"/>
          </w:rPr>
          <w:t xml:space="preserve">3.7 </w:t>
        </w:r>
      </w:ins>
      <w:r w:rsidR="00B810C9" w:rsidRPr="003358B3">
        <w:rPr>
          <w:lang w:val="es-ES"/>
          <w:rPrChange w:id="528" w:author="Carolina Vera" w:date="2018-02-14T11:50:00Z">
            <w:rPr/>
          </w:rPrChange>
        </w:rPr>
        <w:t>Ondas Quasiestacionarias</w:t>
      </w:r>
      <w:bookmarkEnd w:id="526"/>
    </w:p>
    <w:p w14:paraId="5F994D0A" w14:textId="699F326D" w:rsidR="005D05CE" w:rsidRPr="003358B3" w:rsidRDefault="00B810C9">
      <w:pPr>
        <w:pStyle w:val="FirstParagraph"/>
        <w:rPr>
          <w:lang w:val="es-ES"/>
          <w:rPrChange w:id="529" w:author="Carolina Vera" w:date="2018-02-14T11:50:00Z">
            <w:rPr/>
          </w:rPrChange>
        </w:rPr>
      </w:pPr>
      <w:commentRangeStart w:id="530"/>
      <w:r w:rsidRPr="003358B3">
        <w:rPr>
          <w:lang w:val="es-ES"/>
          <w:rPrChange w:id="531" w:author="Carolina Vera" w:date="2018-02-14T11:50:00Z">
            <w:rPr/>
          </w:rPrChange>
        </w:rPr>
        <w:t xml:space="preserve">Como se describió en , el análisis estacional de la amplitud y </w:t>
      </w:r>
      <m:oMath>
        <m:sSup>
          <m:sSupPr>
            <m:ctrlPr>
              <w:rPr>
                <w:rFonts w:ascii="Cambria Math" w:hAnsi="Cambria Math"/>
              </w:rPr>
            </m:ctrlPr>
          </m:sSupPr>
          <m:e>
            <m:r>
              <w:rPr>
                <w:rFonts w:ascii="Cambria Math" w:hAnsi="Cambria Math"/>
              </w:rPr>
              <m:t>r</m:t>
            </m:r>
          </m:e>
          <m:sup>
            <m:r>
              <w:rPr>
                <w:rFonts w:ascii="Cambria Math" w:hAnsi="Cambria Math"/>
                <w:lang w:val="es-ES"/>
                <w:rPrChange w:id="532" w:author="Carolina Vera" w:date="2018-02-14T11:50:00Z">
                  <w:rPr>
                    <w:rFonts w:ascii="Cambria Math" w:hAnsi="Cambria Math"/>
                  </w:rPr>
                </w:rPrChange>
              </w:rPr>
              <m:t>2</m:t>
            </m:r>
          </m:sup>
        </m:sSup>
      </m:oMath>
      <w:r w:rsidRPr="003358B3">
        <w:rPr>
          <w:lang w:val="es-ES"/>
          <w:rPrChange w:id="533" w:author="Carolina Vera" w:date="2018-02-14T11:50:00Z">
            <w:rPr/>
          </w:rPrChange>
        </w:rPr>
        <w:t xml:space="preserve"> de </w:t>
      </w:r>
      <w:del w:id="534" w:author="Carolina Vera" w:date="2018-02-14T16:02:00Z">
        <w:r w:rsidRPr="003358B3" w:rsidDel="00BF2A2E">
          <w:rPr>
            <w:lang w:val="es-ES"/>
            <w:rPrChange w:id="535" w:author="Carolina Vera" w:date="2018-02-14T11:50:00Z">
              <w:rPr/>
            </w:rPrChange>
          </w:rPr>
          <w:delText>fourier</w:delText>
        </w:r>
      </w:del>
      <w:ins w:id="536" w:author="Carolina Vera" w:date="2018-02-14T16:02:00Z">
        <w:r w:rsidR="00BF2A2E">
          <w:rPr>
            <w:lang w:val="es-ES"/>
          </w:rPr>
          <w:pgNum/>
        </w:r>
      </w:ins>
      <w:ins w:id="537" w:author="Carolina Vera" w:date="2018-02-14T17:32:00Z">
        <w:r w:rsidR="00AC37CE">
          <w:rPr>
            <w:lang w:val="es-ES"/>
          </w:rPr>
          <w:t>F</w:t>
        </w:r>
      </w:ins>
      <w:ins w:id="538" w:author="Carolina Vera" w:date="2018-02-14T16:02:00Z">
        <w:r w:rsidR="00BF2A2E">
          <w:rPr>
            <w:lang w:val="es-ES"/>
          </w:rPr>
          <w:t>ourier</w:t>
        </w:r>
      </w:ins>
      <w:r w:rsidRPr="003358B3">
        <w:rPr>
          <w:lang w:val="es-ES"/>
          <w:rPrChange w:id="539" w:author="Carolina Vera" w:date="2018-02-14T11:50:00Z">
            <w:rPr/>
          </w:rPrChange>
        </w:rPr>
        <w:t xml:space="preserve"> puede hacerse a partir de la media delos campos mensuales o aplicando </w:t>
      </w:r>
      <w:ins w:id="540" w:author="Carolina Vera" w:date="2018-02-14T17:32:00Z">
        <w:r w:rsidR="00AC37CE">
          <w:rPr>
            <w:lang w:val="es-ES"/>
          </w:rPr>
          <w:t>F</w:t>
        </w:r>
      </w:ins>
      <w:del w:id="541" w:author="Carolina Vera" w:date="2018-02-14T16:02:00Z">
        <w:r w:rsidRPr="003358B3" w:rsidDel="00BF2A2E">
          <w:rPr>
            <w:lang w:val="es-ES"/>
            <w:rPrChange w:id="542" w:author="Carolina Vera" w:date="2018-02-14T11:50:00Z">
              <w:rPr/>
            </w:rPrChange>
          </w:rPr>
          <w:delText>fourier</w:delText>
        </w:r>
      </w:del>
      <w:ins w:id="543" w:author="Carolina Vera" w:date="2018-02-14T16:02:00Z">
        <w:r w:rsidR="00BF2A2E">
          <w:rPr>
            <w:lang w:val="es-ES"/>
          </w:rPr>
          <w:pgNum/>
          <w:t>ourier</w:t>
        </w:r>
      </w:ins>
      <w:r w:rsidRPr="003358B3">
        <w:rPr>
          <w:lang w:val="es-ES"/>
          <w:rPrChange w:id="544" w:author="Carolina Vera" w:date="2018-02-14T11:50:00Z">
            <w:rPr/>
          </w:rPrChange>
        </w:rPr>
        <w:t xml:space="preserve"> a los campos estacionales. </w:t>
      </w:r>
      <w:commentRangeEnd w:id="530"/>
      <w:r w:rsidR="00AC37CE">
        <w:rPr>
          <w:rStyle w:val="Refdecomentario"/>
        </w:rPr>
        <w:commentReference w:id="530"/>
      </w:r>
      <w:commentRangeStart w:id="545"/>
      <w:r w:rsidRPr="003358B3">
        <w:rPr>
          <w:lang w:val="es-ES"/>
          <w:rPrChange w:id="546" w:author="Carolina Vera" w:date="2018-02-14T11:50:00Z">
            <w:rPr/>
          </w:rPrChange>
        </w:rPr>
        <w:t>En el caso de los datos de NCEP existe poca diferencia, por lo que sólo se muestran los resultados conseguidos mediante esta última metodología.</w:t>
      </w:r>
      <w:commentRangeEnd w:id="545"/>
      <w:r w:rsidR="00AC37CE">
        <w:rPr>
          <w:rStyle w:val="Refdecomentario"/>
        </w:rPr>
        <w:commentReference w:id="545"/>
      </w:r>
    </w:p>
    <w:p w14:paraId="42DCF1C9" w14:textId="142CA00A" w:rsidR="00AC37CE" w:rsidRDefault="00AC37CE">
      <w:pPr>
        <w:pStyle w:val="Textoindependiente"/>
        <w:rPr>
          <w:ins w:id="547" w:author="Carolina Vera" w:date="2018-02-14T17:39:00Z"/>
          <w:color w:val="FF0000"/>
          <w:lang w:val="es-ES"/>
        </w:rPr>
      </w:pPr>
    </w:p>
    <w:p w14:paraId="0F045FED" w14:textId="409E2FCD" w:rsidR="00AC37CE" w:rsidRDefault="00AC37CE">
      <w:pPr>
        <w:pStyle w:val="Textoindependiente"/>
        <w:rPr>
          <w:ins w:id="548" w:author="Carolina Vera" w:date="2018-02-14T17:41:00Z"/>
          <w:color w:val="FF0000"/>
          <w:lang w:val="es-ES"/>
        </w:rPr>
      </w:pPr>
      <w:ins w:id="549" w:author="Carolina Vera" w:date="2018-02-14T17:39:00Z">
        <w:r>
          <w:rPr>
            <w:color w:val="FF0000"/>
            <w:lang w:val="es-ES"/>
          </w:rPr>
          <w:t>Aca falta algo entre el párrafo anterior y el siguiente. Estas describiendo una figura? Cual e</w:t>
        </w:r>
      </w:ins>
      <w:ins w:id="550" w:author="Carolina Vera" w:date="2018-02-14T17:40:00Z">
        <w:r w:rsidR="00B24C5D">
          <w:rPr>
            <w:color w:val="FF0000"/>
            <w:lang w:val="es-ES"/>
          </w:rPr>
          <w:t>s y que presenta? Modifica</w:t>
        </w:r>
      </w:ins>
      <w:ins w:id="551" w:author="Carolina Vera" w:date="2018-02-14T17:41:00Z">
        <w:r w:rsidR="00B24C5D">
          <w:rPr>
            <w:color w:val="FF0000"/>
            <w:lang w:val="es-ES"/>
          </w:rPr>
          <w:t xml:space="preserve"> los parrafos incluyendo bien la información de las figuras y después lo vuelvo a ver. </w:t>
        </w:r>
      </w:ins>
    </w:p>
    <w:p w14:paraId="172D63DC" w14:textId="25AB976D" w:rsidR="005D05CE" w:rsidRPr="003358B3" w:rsidRDefault="00B810C9">
      <w:pPr>
        <w:pStyle w:val="Textoindependiente"/>
        <w:rPr>
          <w:lang w:val="es-ES"/>
          <w:rPrChange w:id="552" w:author="Carolina Vera" w:date="2018-02-14T11:50:00Z">
            <w:rPr/>
          </w:rPrChange>
        </w:rPr>
      </w:pPr>
      <w:r w:rsidRPr="003358B3">
        <w:rPr>
          <w:lang w:val="es-ES"/>
          <w:rPrChange w:id="553" w:author="Carolina Vera" w:date="2018-02-14T11:50:00Z">
            <w:rPr/>
          </w:rPrChange>
        </w:rPr>
        <w:t>El campo de Z* está caracterizado principalmente por un patrón de QS1 en altas latitudes latitudes (). No es sorprendente, entonces, que la QS1 explica la mayor parte de la variabilidad del geopotencial en virtualmente todo el dominio al sur de los 45°S(). 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 rededor de los 45°S y mayormente en invierno. La QS4 explica muy poca varianza a excepción de cerca de superficie entre 15°S y 30°S. Ondas más cortas son aún menos importantes (no se muestra).</w:t>
      </w:r>
    </w:p>
    <w:p w14:paraId="435C9FA0" w14:textId="77777777" w:rsidR="005D05CE" w:rsidRPr="003358B3" w:rsidRDefault="00B810C9">
      <w:pPr>
        <w:pStyle w:val="Textoindependiente"/>
        <w:rPr>
          <w:lang w:val="es-ES"/>
          <w:rPrChange w:id="554" w:author="Carolina Vera" w:date="2018-02-14T11:50:00Z">
            <w:rPr/>
          </w:rPrChange>
        </w:rPr>
      </w:pPr>
      <w:r w:rsidRPr="003358B3">
        <w:rPr>
          <w:lang w:val="es-ES"/>
          <w:rPrChange w:id="555" w:author="Carolina Vera" w:date="2018-02-14T11:50:00Z">
            <w:rPr/>
          </w:rPrChange>
        </w:rPr>
        <w:t xml:space="preserve">El </w:t>
      </w:r>
      <m:oMath>
        <m:sSup>
          <m:sSupPr>
            <m:ctrlPr>
              <w:rPr>
                <w:rFonts w:ascii="Cambria Math" w:hAnsi="Cambria Math"/>
              </w:rPr>
            </m:ctrlPr>
          </m:sSupPr>
          <m:e>
            <m:r>
              <w:rPr>
                <w:rFonts w:ascii="Cambria Math" w:hAnsi="Cambria Math"/>
              </w:rPr>
              <m:t>r</m:t>
            </m:r>
          </m:e>
          <m:sup>
            <m:r>
              <w:rPr>
                <w:rFonts w:ascii="Cambria Math" w:hAnsi="Cambria Math"/>
                <w:lang w:val="es-ES"/>
                <w:rPrChange w:id="556" w:author="Carolina Vera" w:date="2018-02-14T11:50:00Z">
                  <w:rPr>
                    <w:rFonts w:ascii="Cambria Math" w:hAnsi="Cambria Math"/>
                  </w:rPr>
                </w:rPrChange>
              </w:rPr>
              <m:t>2</m:t>
            </m:r>
          </m:sup>
        </m:sSup>
      </m:oMath>
      <w:r w:rsidRPr="003358B3">
        <w:rPr>
          <w:lang w:val="es-ES"/>
          <w:rPrChange w:id="557" w:author="Carolina Vera" w:date="2018-02-14T11:50:00Z">
            <w:rPr/>
          </w:rPrChange>
        </w:rPr>
        <w:t xml:space="preserve"> permite analizar la importancia relativa de cada modo con respecto a la variabilidad total, pero lo que importa desde el punto de vista físico es la amplitud de la onda . Las diferencias entre los campos de </w:t>
      </w:r>
      <m:oMath>
        <m:sSup>
          <m:sSupPr>
            <m:ctrlPr>
              <w:rPr>
                <w:rFonts w:ascii="Cambria Math" w:hAnsi="Cambria Math"/>
              </w:rPr>
            </m:ctrlPr>
          </m:sSupPr>
          <m:e>
            <m:r>
              <w:rPr>
                <w:rFonts w:ascii="Cambria Math" w:hAnsi="Cambria Math"/>
              </w:rPr>
              <m:t>r</m:t>
            </m:r>
          </m:e>
          <m:sup>
            <m:r>
              <w:rPr>
                <w:rFonts w:ascii="Cambria Math" w:hAnsi="Cambria Math"/>
                <w:lang w:val="es-ES"/>
                <w:rPrChange w:id="558" w:author="Carolina Vera" w:date="2018-02-14T11:50:00Z">
                  <w:rPr>
                    <w:rFonts w:ascii="Cambria Math" w:hAnsi="Cambria Math"/>
                  </w:rPr>
                </w:rPrChange>
              </w:rPr>
              <m:t>2</m:t>
            </m:r>
          </m:sup>
        </m:sSup>
      </m:oMath>
      <w:r w:rsidRPr="003358B3">
        <w:rPr>
          <w:lang w:val="es-ES"/>
          <w:rPrChange w:id="559" w:author="Carolina Vera" w:date="2018-02-14T11:50:00Z">
            <w:rPr/>
          </w:rPrChange>
        </w:rPr>
        <w:t xml:space="preserve"> y los de amplitud son evidentes comparando las figuras  y  (notar la escala logarítmica en los colores). 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w:t>
      </w:r>
    </w:p>
    <w:p w14:paraId="53649983" w14:textId="77777777" w:rsidR="005D05CE" w:rsidRPr="003358B3" w:rsidRDefault="00B810C9">
      <w:pPr>
        <w:pStyle w:val="Textoindependiente"/>
        <w:rPr>
          <w:lang w:val="es-ES"/>
          <w:rPrChange w:id="560" w:author="Carolina Vera" w:date="2018-02-14T11:50:00Z">
            <w:rPr/>
          </w:rPrChange>
        </w:rPr>
      </w:pPr>
      <w:r w:rsidRPr="003358B3">
        <w:rPr>
          <w:lang w:val="es-ES"/>
          <w:rPrChange w:id="561" w:author="Carolina Vera" w:date="2018-02-14T11:50:00Z">
            <w:rPr/>
          </w:rPrChange>
        </w:rPr>
        <w:t xml:space="preserve">En el caso de la QS2, se evidencia que a pesar de tener máximos de </w:t>
      </w:r>
      <m:oMath>
        <m:sSup>
          <m:sSupPr>
            <m:ctrlPr>
              <w:rPr>
                <w:rFonts w:ascii="Cambria Math" w:hAnsi="Cambria Math"/>
              </w:rPr>
            </m:ctrlPr>
          </m:sSupPr>
          <m:e>
            <m:r>
              <w:rPr>
                <w:rFonts w:ascii="Cambria Math" w:hAnsi="Cambria Math"/>
              </w:rPr>
              <m:t>r</m:t>
            </m:r>
          </m:e>
          <m:sup>
            <m:r>
              <w:rPr>
                <w:rFonts w:ascii="Cambria Math" w:hAnsi="Cambria Math"/>
                <w:lang w:val="es-ES"/>
                <w:rPrChange w:id="562" w:author="Carolina Vera" w:date="2018-02-14T11:50:00Z">
                  <w:rPr>
                    <w:rFonts w:ascii="Cambria Math" w:hAnsi="Cambria Math"/>
                  </w:rPr>
                </w:rPrChange>
              </w:rPr>
              <m:t>2</m:t>
            </m:r>
          </m:sup>
        </m:sSup>
      </m:oMath>
      <w:r w:rsidRPr="003358B3">
        <w:rPr>
          <w:lang w:val="es-ES"/>
          <w:rPrChange w:id="563" w:author="Carolina Vera" w:date="2018-02-14T11:50:00Z">
            <w:rPr/>
          </w:rPrChange>
        </w:rPr>
        <w:t xml:space="preserve"> en la estratósfera al norte de 45°S, alcanza su máxima amplitud al sur de esa latitud y en 200hPa en verano y en 30hPa en invierno. Su actividad en la costa antártica se extiende en toda la tropósfera en invierno (a pesar de que en </w:t>
      </w:r>
      <m:oMath>
        <m:sSup>
          <m:sSupPr>
            <m:ctrlPr>
              <w:rPr>
                <w:rFonts w:ascii="Cambria Math" w:hAnsi="Cambria Math"/>
              </w:rPr>
            </m:ctrlPr>
          </m:sSupPr>
          <m:e>
            <m:r>
              <w:rPr>
                <w:rFonts w:ascii="Cambria Math" w:hAnsi="Cambria Math"/>
              </w:rPr>
              <m:t>r</m:t>
            </m:r>
          </m:e>
          <m:sup>
            <m:r>
              <w:rPr>
                <w:rFonts w:ascii="Cambria Math" w:hAnsi="Cambria Math"/>
                <w:lang w:val="es-ES"/>
                <w:rPrChange w:id="564" w:author="Carolina Vera" w:date="2018-02-14T11:50:00Z">
                  <w:rPr>
                    <w:rFonts w:ascii="Cambria Math" w:hAnsi="Cambria Math"/>
                  </w:rPr>
                </w:rPrChange>
              </w:rPr>
              <m:t>2</m:t>
            </m:r>
          </m:sup>
        </m:sSup>
      </m:oMath>
      <w:r w:rsidRPr="003358B3">
        <w:rPr>
          <w:lang w:val="es-ES"/>
          <w:rPrChange w:id="565" w:author="Carolina Vera" w:date="2018-02-14T11:50:00Z">
            <w:rPr/>
          </w:rPrChange>
        </w:rPr>
        <w:t xml:space="preserve"> pierde importancia por encima de los 200hPa)</w:t>
      </w:r>
    </w:p>
    <w:p w14:paraId="55620F01" w14:textId="77777777" w:rsidR="005D05CE" w:rsidRPr="003358B3" w:rsidRDefault="00B810C9">
      <w:pPr>
        <w:pStyle w:val="Textoindependiente"/>
        <w:rPr>
          <w:lang w:val="es-ES"/>
          <w:rPrChange w:id="566" w:author="Carolina Vera" w:date="2018-02-14T11:50:00Z">
            <w:rPr/>
          </w:rPrChange>
        </w:rPr>
      </w:pPr>
      <w:r w:rsidRPr="003358B3">
        <w:rPr>
          <w:lang w:val="es-ES"/>
          <w:rPrChange w:id="567" w:author="Carolina Vera" w:date="2018-02-14T11:50:00Z">
            <w:rPr/>
          </w:rPrChange>
        </w:rPr>
        <w:t xml:space="preserve">La región de amplitud máxima de la QS3, coincide aproximadamente con la región de máximo </w:t>
      </w:r>
      <m:oMath>
        <m:sSup>
          <m:sSupPr>
            <m:ctrlPr>
              <w:rPr>
                <w:rFonts w:ascii="Cambria Math" w:hAnsi="Cambria Math"/>
              </w:rPr>
            </m:ctrlPr>
          </m:sSupPr>
          <m:e>
            <m:r>
              <w:rPr>
                <w:rFonts w:ascii="Cambria Math" w:hAnsi="Cambria Math"/>
              </w:rPr>
              <m:t>r</m:t>
            </m:r>
          </m:e>
          <m:sup>
            <m:r>
              <w:rPr>
                <w:rFonts w:ascii="Cambria Math" w:hAnsi="Cambria Math"/>
                <w:lang w:val="es-ES"/>
                <w:rPrChange w:id="568" w:author="Carolina Vera" w:date="2018-02-14T11:50:00Z">
                  <w:rPr>
                    <w:rFonts w:ascii="Cambria Math" w:hAnsi="Cambria Math"/>
                  </w:rPr>
                </w:rPrChange>
              </w:rPr>
              <m:t>2</m:t>
            </m:r>
          </m:sup>
        </m:sSup>
      </m:oMath>
      <w:r w:rsidRPr="003358B3">
        <w:rPr>
          <w:lang w:val="es-ES"/>
          <w:rPrChange w:id="569" w:author="Carolina Vera" w:date="2018-02-14T11:50:00Z">
            <w:rPr/>
          </w:rPrChange>
        </w:rPr>
        <w:t xml:space="preserve"> entre y otoño y primavera, aunque con menos actividad en superficie y extensión en toda la columna. En verano, en cambio aparece un máximo de amplitud importa</w:t>
      </w:r>
      <w:bookmarkStart w:id="570" w:name="_GoBack"/>
      <w:bookmarkEnd w:id="570"/>
      <w:r w:rsidRPr="003358B3">
        <w:rPr>
          <w:lang w:val="es-ES"/>
          <w:rPrChange w:id="571" w:author="Carolina Vera" w:date="2018-02-14T11:50:00Z">
            <w:rPr/>
          </w:rPrChange>
        </w:rPr>
        <w:t xml:space="preserve">nte que no se observa en el campo de </w:t>
      </w:r>
      <m:oMath>
        <m:sSup>
          <m:sSupPr>
            <m:ctrlPr>
              <w:rPr>
                <w:rFonts w:ascii="Cambria Math" w:hAnsi="Cambria Math"/>
              </w:rPr>
            </m:ctrlPr>
          </m:sSupPr>
          <m:e>
            <m:r>
              <w:rPr>
                <w:rFonts w:ascii="Cambria Math" w:hAnsi="Cambria Math"/>
              </w:rPr>
              <m:t>r</m:t>
            </m:r>
          </m:e>
          <m:sup>
            <m:r>
              <w:rPr>
                <w:rFonts w:ascii="Cambria Math" w:hAnsi="Cambria Math"/>
                <w:lang w:val="es-ES"/>
                <w:rPrChange w:id="572" w:author="Carolina Vera" w:date="2018-02-14T11:50:00Z">
                  <w:rPr>
                    <w:rFonts w:ascii="Cambria Math" w:hAnsi="Cambria Math"/>
                  </w:rPr>
                </w:rPrChange>
              </w:rPr>
              <m:t>2</m:t>
            </m:r>
          </m:sup>
        </m:sSup>
      </m:oMath>
      <w:r w:rsidRPr="003358B3">
        <w:rPr>
          <w:lang w:val="es-ES"/>
          <w:rPrChange w:id="573" w:author="Carolina Vera" w:date="2018-02-14T11:50:00Z">
            <w:rPr/>
          </w:rPrChange>
        </w:rPr>
        <w:t>.</w:t>
      </w:r>
    </w:p>
    <w:p w14:paraId="2DE68017" w14:textId="77777777" w:rsidR="005D05CE" w:rsidRPr="003358B3" w:rsidRDefault="00B810C9">
      <w:pPr>
        <w:pStyle w:val="Textoindependiente"/>
        <w:rPr>
          <w:lang w:val="es-ES"/>
          <w:rPrChange w:id="574" w:author="Carolina Vera" w:date="2018-02-14T11:50:00Z">
            <w:rPr/>
          </w:rPrChange>
        </w:rPr>
      </w:pPr>
      <w:r w:rsidRPr="003358B3">
        <w:rPr>
          <w:lang w:val="es-ES"/>
          <w:rPrChange w:id="575" w:author="Carolina Vera" w:date="2018-02-14T11:50:00Z">
            <w:rPr/>
          </w:rPrChange>
        </w:rPr>
        <w:lastRenderedPageBreak/>
        <w:t>Finalmente, fuera de la superficie, la QS4 presenta un máximo de amplitud bien definido sólo en verano. El máximo entre 15°S y 30°S sigue presente.</w:t>
      </w:r>
    </w:p>
    <w:p w14:paraId="7ECCCD51" w14:textId="77777777" w:rsidR="005D05CE" w:rsidRPr="003358B3" w:rsidRDefault="005D05CE">
      <w:pPr>
        <w:pStyle w:val="Textoindependiente"/>
        <w:rPr>
          <w:lang w:val="es-ES"/>
          <w:rPrChange w:id="576" w:author="Carolina Vera" w:date="2018-02-14T11:50:00Z">
            <w:rPr/>
          </w:rPrChange>
        </w:rPr>
      </w:pPr>
    </w:p>
    <w:p w14:paraId="11ED89E6" w14:textId="05C40E25" w:rsidR="005D05CE" w:rsidRPr="003358B3" w:rsidRDefault="00BF2A2E">
      <w:pPr>
        <w:pStyle w:val="Ttulo1"/>
        <w:rPr>
          <w:lang w:val="es-ES"/>
          <w:rPrChange w:id="577" w:author="Carolina Vera" w:date="2018-02-14T11:50:00Z">
            <w:rPr/>
          </w:rPrChange>
        </w:rPr>
      </w:pPr>
      <w:bookmarkStart w:id="578" w:name="onda-3"/>
      <w:bookmarkStart w:id="579" w:name="_Toc506372322"/>
      <w:bookmarkEnd w:id="578"/>
      <w:ins w:id="580" w:author="Carolina Vera" w:date="2018-02-14T16:02:00Z">
        <w:r>
          <w:rPr>
            <w:lang w:val="es-ES"/>
          </w:rPr>
          <w:t xml:space="preserve">4. </w:t>
        </w:r>
      </w:ins>
      <w:r w:rsidR="00B810C9" w:rsidRPr="003358B3">
        <w:rPr>
          <w:lang w:val="es-ES"/>
          <w:rPrChange w:id="581" w:author="Carolina Vera" w:date="2018-02-14T11:50:00Z">
            <w:rPr/>
          </w:rPrChange>
        </w:rPr>
        <w:t>Onda 3</w:t>
      </w:r>
      <w:bookmarkEnd w:id="579"/>
    </w:p>
    <w:p w14:paraId="60CFFE91" w14:textId="77777777" w:rsidR="005D05CE" w:rsidRPr="003358B3" w:rsidRDefault="005D05CE">
      <w:pPr>
        <w:pStyle w:val="FirstParagraph"/>
        <w:rPr>
          <w:lang w:val="es-ES"/>
          <w:rPrChange w:id="582" w:author="Carolina Vera" w:date="2018-02-14T11:50:00Z">
            <w:rPr/>
          </w:rPrChange>
        </w:rPr>
      </w:pPr>
    </w:p>
    <w:p w14:paraId="2665DB7E" w14:textId="5927BCAB" w:rsidR="005D05CE" w:rsidRPr="003358B3" w:rsidRDefault="00BF2A2E">
      <w:pPr>
        <w:pStyle w:val="Ttulo2"/>
        <w:rPr>
          <w:lang w:val="es-ES"/>
          <w:rPrChange w:id="583" w:author="Carolina Vera" w:date="2018-02-14T11:50:00Z">
            <w:rPr/>
          </w:rPrChange>
        </w:rPr>
      </w:pPr>
      <w:bookmarkStart w:id="584" w:name="caracteristicas-tipicas"/>
      <w:bookmarkStart w:id="585" w:name="_Toc506372323"/>
      <w:bookmarkEnd w:id="584"/>
      <w:ins w:id="586" w:author="Carolina Vera" w:date="2018-02-14T16:02:00Z">
        <w:r>
          <w:rPr>
            <w:lang w:val="es-ES"/>
          </w:rPr>
          <w:t xml:space="preserve">4.1 </w:t>
        </w:r>
      </w:ins>
      <w:r w:rsidR="00B810C9" w:rsidRPr="003358B3">
        <w:rPr>
          <w:lang w:val="es-ES"/>
          <w:rPrChange w:id="587" w:author="Carolina Vera" w:date="2018-02-14T11:50:00Z">
            <w:rPr/>
          </w:rPrChange>
        </w:rPr>
        <w:t>Características típicas</w:t>
      </w:r>
      <w:bookmarkEnd w:id="585"/>
    </w:p>
    <w:p w14:paraId="2CA229F2" w14:textId="77777777" w:rsidR="005D05CE" w:rsidRDefault="00B810C9">
      <w:pPr>
        <w:pStyle w:val="FigurewithCaption"/>
      </w:pPr>
      <w:r>
        <w:rPr>
          <w:noProof/>
        </w:rPr>
        <w:drawing>
          <wp:inline distT="0" distB="0" distL="0" distR="0" wp14:anchorId="425EE306" wp14:editId="4D38463B">
            <wp:extent cx="5334000" cy="5428240"/>
            <wp:effectExtent l="0" t="0" r="0" b="0"/>
            <wp:docPr id="15" name="Picture" descr="Media de reconstrucción de onda 3. - fig:qs3-ncep"/>
            <wp:cNvGraphicFramePr/>
            <a:graphic xmlns:a="http://schemas.openxmlformats.org/drawingml/2006/main">
              <a:graphicData uri="http://schemas.openxmlformats.org/drawingml/2006/picture">
                <pic:pic xmlns:pic="http://schemas.openxmlformats.org/drawingml/2006/picture">
                  <pic:nvPicPr>
                    <pic:cNvPr id="0" name="Picture" descr="fig/tesis/qs3-ncep-1.png"/>
                    <pic:cNvPicPr>
                      <a:picLocks noChangeAspect="1" noChangeArrowheads="1"/>
                    </pic:cNvPicPr>
                  </pic:nvPicPr>
                  <pic:blipFill>
                    <a:blip r:embed="rId24"/>
                    <a:stretch>
                      <a:fillRect/>
                    </a:stretch>
                  </pic:blipFill>
                  <pic:spPr bwMode="auto">
                    <a:xfrm>
                      <a:off x="0" y="0"/>
                      <a:ext cx="5334000" cy="5428240"/>
                    </a:xfrm>
                    <a:prstGeom prst="rect">
                      <a:avLst/>
                    </a:prstGeom>
                    <a:noFill/>
                    <a:ln w="9525">
                      <a:noFill/>
                      <a:headEnd/>
                      <a:tailEnd/>
                    </a:ln>
                  </pic:spPr>
                </pic:pic>
              </a:graphicData>
            </a:graphic>
          </wp:inline>
        </w:drawing>
      </w:r>
    </w:p>
    <w:p w14:paraId="642FF317" w14:textId="77777777" w:rsidR="005D05CE" w:rsidRPr="003358B3" w:rsidRDefault="00B810C9">
      <w:pPr>
        <w:pStyle w:val="ImageCaption"/>
        <w:rPr>
          <w:lang w:val="es-ES"/>
          <w:rPrChange w:id="588" w:author="Carolina Vera" w:date="2018-02-14T11:50:00Z">
            <w:rPr/>
          </w:rPrChange>
        </w:rPr>
      </w:pPr>
      <w:r w:rsidRPr="003358B3">
        <w:rPr>
          <w:lang w:val="es-ES"/>
          <w:rPrChange w:id="589" w:author="Carolina Vera" w:date="2018-02-14T11:50:00Z">
            <w:rPr/>
          </w:rPrChange>
        </w:rPr>
        <w:t>Media de reconstrucción de onda 3. - fig:qs3-ncep</w:t>
      </w:r>
    </w:p>
    <w:p w14:paraId="1E8DB2D1" w14:textId="77777777" w:rsidR="005D05CE" w:rsidRPr="003358B3" w:rsidRDefault="00B810C9">
      <w:pPr>
        <w:pStyle w:val="Textoindependiente"/>
        <w:rPr>
          <w:lang w:val="es-ES"/>
          <w:rPrChange w:id="590" w:author="Carolina Vera" w:date="2018-02-14T11:50:00Z">
            <w:rPr/>
          </w:rPrChange>
        </w:rPr>
      </w:pPr>
      <w:r w:rsidRPr="003358B3">
        <w:rPr>
          <w:lang w:val="es-ES"/>
          <w:rPrChange w:id="591" w:author="Carolina Vera" w:date="2018-02-14T11:50:00Z">
            <w:rPr/>
          </w:rPrChange>
        </w:rPr>
        <w:t xml:space="preserve">En la  se muestra el campo de geopotencial reconstruido sólo a partir de la QS3 en 300 hPa, que ilustra lo que sucede en todos los niveles dado que su estructura es barotrópica equivalente (. Se reproducen las características de la amplitud ya vistas en </w:t>
      </w:r>
      <w:r w:rsidRPr="003358B3">
        <w:rPr>
          <w:lang w:val="es-ES"/>
          <w:rPrChange w:id="592" w:author="Carolina Vera" w:date="2018-02-14T11:50:00Z">
            <w:rPr/>
          </w:rPrChange>
        </w:rPr>
        <w:lastRenderedPageBreak/>
        <w:t>la  (máximo entre 60°S y 45°S con menor intensidad en primavera, mayor amplitud en 300hPa con mayor desarrollo vertical en otoño y verano) pero además permite observar el efecto de la variación de la fase. Se observa que existe un corrimiento de la fase entre verano e invierno de poco más de 15° (algo ya observado por ??) anticipando que el efecto de la QS3 sobre cada lugar  pueda tener una componente estacional.</w:t>
      </w:r>
    </w:p>
    <w:p w14:paraId="3D11C043" w14:textId="77777777" w:rsidR="005D05CE" w:rsidRPr="003358B3" w:rsidRDefault="00B810C9">
      <w:pPr>
        <w:pStyle w:val="Textoindependiente"/>
        <w:rPr>
          <w:lang w:val="es-ES"/>
          <w:rPrChange w:id="593" w:author="Carolina Vera" w:date="2018-02-14T11:50:00Z">
            <w:rPr/>
          </w:rPrChange>
        </w:rPr>
      </w:pPr>
      <w:r w:rsidRPr="003358B3">
        <w:rPr>
          <w:lang w:val="es-ES"/>
          <w:rPrChange w:id="594" w:author="Carolina Vera" w:date="2018-02-14T11:50:00Z">
            <w:rPr/>
          </w:rPrChange>
        </w:rPr>
        <w:t>La inclinación meridional de las perturbaciones de geopotencial asociadas a la QS3 sugieren que ésta está asociada a transportes de cantidad de movimiento hacia el polo en las estaciones de transición, pero en menor medida en verano.</w:t>
      </w:r>
    </w:p>
    <w:p w14:paraId="6D0996FD" w14:textId="77777777" w:rsidR="005D05CE" w:rsidRPr="003358B3" w:rsidRDefault="00B810C9">
      <w:pPr>
        <w:pStyle w:val="TableCaption"/>
        <w:rPr>
          <w:lang w:val="es-ES"/>
          <w:rPrChange w:id="595" w:author="Carolina Vera" w:date="2018-02-14T11:50:00Z">
            <w:rPr/>
          </w:rPrChange>
        </w:rPr>
      </w:pPr>
      <w:r w:rsidRPr="003358B3">
        <w:rPr>
          <w:lang w:val="es-ES"/>
          <w:rPrChange w:id="596" w:author="Carolina Vera" w:date="2018-02-14T11:50:00Z">
            <w:rPr/>
          </w:rPrChange>
        </w:rPr>
        <w:t>Transporte meridinoal de cantidad de viento zonal NO SE PUBLICA</w:t>
      </w:r>
    </w:p>
    <w:tbl>
      <w:tblPr>
        <w:tblW w:w="0" w:type="pct"/>
        <w:tblLook w:val="07E0" w:firstRow="1" w:lastRow="1" w:firstColumn="1" w:lastColumn="1" w:noHBand="1" w:noVBand="1"/>
      </w:tblPr>
      <w:tblGrid>
        <w:gridCol w:w="1290"/>
        <w:gridCol w:w="877"/>
      </w:tblGrid>
      <w:tr w:rsidR="005D05CE" w14:paraId="3519FC8E" w14:textId="77777777">
        <w:tc>
          <w:tcPr>
            <w:tcW w:w="0" w:type="auto"/>
            <w:tcBorders>
              <w:bottom w:val="single" w:sz="0" w:space="0" w:color="auto"/>
            </w:tcBorders>
            <w:vAlign w:val="bottom"/>
          </w:tcPr>
          <w:p w14:paraId="23F26125" w14:textId="77777777" w:rsidR="005D05CE" w:rsidRDefault="00B810C9">
            <w:pPr>
              <w:pStyle w:val="Compact"/>
            </w:pPr>
            <w:r>
              <w:t>Estación</w:t>
            </w:r>
          </w:p>
        </w:tc>
        <w:tc>
          <w:tcPr>
            <w:tcW w:w="0" w:type="auto"/>
            <w:tcBorders>
              <w:bottom w:val="single" w:sz="0" w:space="0" w:color="auto"/>
            </w:tcBorders>
            <w:vAlign w:val="bottom"/>
          </w:tcPr>
          <w:p w14:paraId="24859E63" w14:textId="77777777" w:rsidR="005D05CE" w:rsidRDefault="00B810C9">
            <w:pPr>
              <w:pStyle w:val="Compact"/>
              <w:jc w:val="right"/>
            </w:pPr>
            <w:r>
              <w:t>[u*v*]</w:t>
            </w:r>
          </w:p>
        </w:tc>
      </w:tr>
      <w:tr w:rsidR="005D05CE" w14:paraId="0A0D044B" w14:textId="77777777">
        <w:tc>
          <w:tcPr>
            <w:tcW w:w="0" w:type="auto"/>
          </w:tcPr>
          <w:p w14:paraId="40FA9D17" w14:textId="77777777" w:rsidR="005D05CE" w:rsidRDefault="00B810C9">
            <w:pPr>
              <w:pStyle w:val="Compact"/>
            </w:pPr>
            <w:r>
              <w:t>Verano</w:t>
            </w:r>
          </w:p>
        </w:tc>
        <w:tc>
          <w:tcPr>
            <w:tcW w:w="0" w:type="auto"/>
          </w:tcPr>
          <w:p w14:paraId="69695C76" w14:textId="77777777" w:rsidR="005D05CE" w:rsidRDefault="00B810C9">
            <w:pPr>
              <w:pStyle w:val="Compact"/>
              <w:jc w:val="right"/>
            </w:pPr>
            <w:r>
              <w:t>-0.100</w:t>
            </w:r>
          </w:p>
        </w:tc>
      </w:tr>
      <w:tr w:rsidR="005D05CE" w14:paraId="02CB9551" w14:textId="77777777">
        <w:tc>
          <w:tcPr>
            <w:tcW w:w="0" w:type="auto"/>
          </w:tcPr>
          <w:p w14:paraId="306A7A87" w14:textId="77777777" w:rsidR="005D05CE" w:rsidRDefault="00B810C9">
            <w:pPr>
              <w:pStyle w:val="Compact"/>
            </w:pPr>
            <w:r>
              <w:t>Otoño</w:t>
            </w:r>
          </w:p>
        </w:tc>
        <w:tc>
          <w:tcPr>
            <w:tcW w:w="0" w:type="auto"/>
          </w:tcPr>
          <w:p w14:paraId="7FEB593E" w14:textId="77777777" w:rsidR="005D05CE" w:rsidRDefault="00B810C9">
            <w:pPr>
              <w:pStyle w:val="Compact"/>
              <w:jc w:val="right"/>
            </w:pPr>
            <w:r>
              <w:t>-0.431</w:t>
            </w:r>
          </w:p>
        </w:tc>
      </w:tr>
      <w:tr w:rsidR="005D05CE" w14:paraId="0CCF350E" w14:textId="77777777">
        <w:tc>
          <w:tcPr>
            <w:tcW w:w="0" w:type="auto"/>
          </w:tcPr>
          <w:p w14:paraId="572BE638" w14:textId="77777777" w:rsidR="005D05CE" w:rsidRDefault="00B810C9">
            <w:pPr>
              <w:pStyle w:val="Compact"/>
            </w:pPr>
            <w:r>
              <w:t>Invierno</w:t>
            </w:r>
          </w:p>
        </w:tc>
        <w:tc>
          <w:tcPr>
            <w:tcW w:w="0" w:type="auto"/>
          </w:tcPr>
          <w:p w14:paraId="4A2BC91D" w14:textId="77777777" w:rsidR="005D05CE" w:rsidRDefault="00B810C9">
            <w:pPr>
              <w:pStyle w:val="Compact"/>
              <w:jc w:val="right"/>
            </w:pPr>
            <w:r>
              <w:t>-0.016</w:t>
            </w:r>
          </w:p>
        </w:tc>
      </w:tr>
      <w:tr w:rsidR="005D05CE" w14:paraId="375E9A31" w14:textId="77777777">
        <w:tc>
          <w:tcPr>
            <w:tcW w:w="0" w:type="auto"/>
          </w:tcPr>
          <w:p w14:paraId="0433138F" w14:textId="77777777" w:rsidR="005D05CE" w:rsidRDefault="00B810C9">
            <w:pPr>
              <w:pStyle w:val="Compact"/>
            </w:pPr>
            <w:r>
              <w:t>Primavera</w:t>
            </w:r>
          </w:p>
        </w:tc>
        <w:tc>
          <w:tcPr>
            <w:tcW w:w="0" w:type="auto"/>
          </w:tcPr>
          <w:p w14:paraId="368214A4" w14:textId="77777777" w:rsidR="005D05CE" w:rsidRDefault="00B810C9">
            <w:pPr>
              <w:pStyle w:val="Compact"/>
              <w:jc w:val="right"/>
            </w:pPr>
            <w:r>
              <w:t>-0.163</w:t>
            </w:r>
          </w:p>
        </w:tc>
      </w:tr>
    </w:tbl>
    <w:p w14:paraId="434E0FA2" w14:textId="77777777" w:rsidR="005D05CE" w:rsidRDefault="00B810C9">
      <w:pPr>
        <w:pStyle w:val="FigurewithCaption"/>
      </w:pPr>
      <w:r>
        <w:rPr>
          <w:noProof/>
        </w:rPr>
        <w:drawing>
          <wp:inline distT="0" distB="0" distL="0" distR="0" wp14:anchorId="02EB123D" wp14:editId="0F27689C">
            <wp:extent cx="5334000" cy="3618826"/>
            <wp:effectExtent l="0" t="0" r="0" b="0"/>
            <wp:docPr id="16" name="Picture" descr="Corte - fig:qs3-ncep-corte"/>
            <wp:cNvGraphicFramePr/>
            <a:graphic xmlns:a="http://schemas.openxmlformats.org/drawingml/2006/main">
              <a:graphicData uri="http://schemas.openxmlformats.org/drawingml/2006/picture">
                <pic:pic xmlns:pic="http://schemas.openxmlformats.org/drawingml/2006/picture">
                  <pic:nvPicPr>
                    <pic:cNvPr id="0" name="Picture" descr="fig/tesis/qs3-ncep-corte-1.png"/>
                    <pic:cNvPicPr>
                      <a:picLocks noChangeAspect="1" noChangeArrowheads="1"/>
                    </pic:cNvPicPr>
                  </pic:nvPicPr>
                  <pic:blipFill>
                    <a:blip r:embed="rId25"/>
                    <a:stretch>
                      <a:fillRect/>
                    </a:stretch>
                  </pic:blipFill>
                  <pic:spPr bwMode="auto">
                    <a:xfrm>
                      <a:off x="0" y="0"/>
                      <a:ext cx="5334000" cy="3618826"/>
                    </a:xfrm>
                    <a:prstGeom prst="rect">
                      <a:avLst/>
                    </a:prstGeom>
                    <a:noFill/>
                    <a:ln w="9525">
                      <a:noFill/>
                      <a:headEnd/>
                      <a:tailEnd/>
                    </a:ln>
                  </pic:spPr>
                </pic:pic>
              </a:graphicData>
            </a:graphic>
          </wp:inline>
        </w:drawing>
      </w:r>
    </w:p>
    <w:p w14:paraId="24BA9EC8" w14:textId="77777777" w:rsidR="005D05CE" w:rsidRDefault="00B810C9">
      <w:pPr>
        <w:pStyle w:val="ImageCaption"/>
      </w:pPr>
      <w:r>
        <w:t>Corte - fig:qs3-ncep-corte</w:t>
      </w:r>
    </w:p>
    <w:p w14:paraId="266A2BD6" w14:textId="77777777" w:rsidR="005D05CE" w:rsidRDefault="00B810C9">
      <w:pPr>
        <w:pStyle w:val="FigurewithCaption"/>
      </w:pPr>
      <w:r>
        <w:rPr>
          <w:noProof/>
        </w:rPr>
        <w:lastRenderedPageBreak/>
        <w:drawing>
          <wp:inline distT="0" distB="0" distL="0" distR="0" wp14:anchorId="75E4CFDC" wp14:editId="66071BB0">
            <wp:extent cx="5334000" cy="5428240"/>
            <wp:effectExtent l="0" t="0" r="0" b="0"/>
            <wp:docPr id="17" name="Picture" descr="Desvío estándar de la reconstrucción de QS3. - fig:qs3sd-ncep"/>
            <wp:cNvGraphicFramePr/>
            <a:graphic xmlns:a="http://schemas.openxmlformats.org/drawingml/2006/main">
              <a:graphicData uri="http://schemas.openxmlformats.org/drawingml/2006/picture">
                <pic:pic xmlns:pic="http://schemas.openxmlformats.org/drawingml/2006/picture">
                  <pic:nvPicPr>
                    <pic:cNvPr id="0" name="Picture" descr="fig/tesis/qs3sd-ncep-1.png"/>
                    <pic:cNvPicPr>
                      <a:picLocks noChangeAspect="1" noChangeArrowheads="1"/>
                    </pic:cNvPicPr>
                  </pic:nvPicPr>
                  <pic:blipFill>
                    <a:blip r:embed="rId26"/>
                    <a:stretch>
                      <a:fillRect/>
                    </a:stretch>
                  </pic:blipFill>
                  <pic:spPr bwMode="auto">
                    <a:xfrm>
                      <a:off x="0" y="0"/>
                      <a:ext cx="5334000" cy="5428240"/>
                    </a:xfrm>
                    <a:prstGeom prst="rect">
                      <a:avLst/>
                    </a:prstGeom>
                    <a:noFill/>
                    <a:ln w="9525">
                      <a:noFill/>
                      <a:headEnd/>
                      <a:tailEnd/>
                    </a:ln>
                  </pic:spPr>
                </pic:pic>
              </a:graphicData>
            </a:graphic>
          </wp:inline>
        </w:drawing>
      </w:r>
    </w:p>
    <w:p w14:paraId="522067AA" w14:textId="77777777" w:rsidR="005D05CE" w:rsidRPr="003358B3" w:rsidRDefault="00B810C9">
      <w:pPr>
        <w:pStyle w:val="ImageCaption"/>
        <w:rPr>
          <w:lang w:val="es-ES"/>
          <w:rPrChange w:id="597" w:author="Carolina Vera" w:date="2018-02-14T11:50:00Z">
            <w:rPr/>
          </w:rPrChange>
        </w:rPr>
      </w:pPr>
      <w:r w:rsidRPr="003358B3">
        <w:rPr>
          <w:lang w:val="es-ES"/>
          <w:rPrChange w:id="598" w:author="Carolina Vera" w:date="2018-02-14T11:50:00Z">
            <w:rPr/>
          </w:rPrChange>
        </w:rPr>
        <w:t>Desvío estándar de la reconstrucción de QS3. - fig:qs3sd-ncep</w:t>
      </w:r>
    </w:p>
    <w:p w14:paraId="4035C411" w14:textId="77777777" w:rsidR="005D05CE" w:rsidRPr="003358B3" w:rsidRDefault="00B810C9">
      <w:pPr>
        <w:pStyle w:val="Textoindependiente"/>
        <w:rPr>
          <w:lang w:val="es-ES"/>
          <w:rPrChange w:id="599" w:author="Carolina Vera" w:date="2018-02-14T11:50:00Z">
            <w:rPr/>
          </w:rPrChange>
        </w:rPr>
      </w:pPr>
      <w:r w:rsidRPr="003358B3">
        <w:rPr>
          <w:lang w:val="es-ES"/>
          <w:rPrChange w:id="600" w:author="Carolina Vera" w:date="2018-02-14T11:50:00Z">
            <w:rPr/>
          </w:rPrChange>
        </w:rPr>
        <w:t>En la  se muestra el desvío estándar de la reconstrucción de la QS3. La variabilidad máxima se da entre los centros ciclónicos y anticiclónicos (marcados en la  con contornos negros), indicando que la variabilidad del geopotencial asociada a la QS3 se debe al corrimiento de la fase.</w:t>
      </w:r>
    </w:p>
    <w:p w14:paraId="69AF9BD0" w14:textId="77777777" w:rsidR="005D05CE" w:rsidRPr="003358B3" w:rsidRDefault="005D05CE">
      <w:pPr>
        <w:pStyle w:val="Textoindependiente"/>
        <w:rPr>
          <w:lang w:val="es-ES"/>
          <w:rPrChange w:id="601" w:author="Carolina Vera" w:date="2018-02-14T11:50:00Z">
            <w:rPr/>
          </w:rPrChange>
        </w:rPr>
      </w:pPr>
    </w:p>
    <w:p w14:paraId="10F95A06" w14:textId="77777777" w:rsidR="005D05CE" w:rsidRDefault="00B810C9">
      <w:pPr>
        <w:pStyle w:val="Ttulo3"/>
      </w:pPr>
      <w:bookmarkStart w:id="602" w:name="wavelets"/>
      <w:bookmarkStart w:id="603" w:name="_Toc506372324"/>
      <w:bookmarkEnd w:id="602"/>
      <w:r>
        <w:lastRenderedPageBreak/>
        <w:t>Wavelets</w:t>
      </w:r>
      <w:bookmarkEnd w:id="603"/>
    </w:p>
    <w:p w14:paraId="48FF5B64" w14:textId="77777777" w:rsidR="005D05CE" w:rsidRDefault="00B810C9">
      <w:pPr>
        <w:pStyle w:val="FigurewithCaption"/>
      </w:pPr>
      <w:r>
        <w:rPr>
          <w:noProof/>
        </w:rPr>
        <w:drawing>
          <wp:inline distT="0" distB="0" distL="0" distR="0" wp14:anchorId="39BE1703" wp14:editId="4C85B364">
            <wp:extent cx="4726004" cy="3696101"/>
            <wp:effectExtent l="0" t="0" r="0" b="0"/>
            <wp:docPr id="18" name="Picture" descr="Amplitud de wavelets (sombreados) y de fourier (contornos) - fig:wavelet-fourier-ncep"/>
            <wp:cNvGraphicFramePr/>
            <a:graphic xmlns:a="http://schemas.openxmlformats.org/drawingml/2006/main">
              <a:graphicData uri="http://schemas.openxmlformats.org/drawingml/2006/picture">
                <pic:pic xmlns:pic="http://schemas.openxmlformats.org/drawingml/2006/picture">
                  <pic:nvPicPr>
                    <pic:cNvPr id="0" name="Picture" descr="fig/tesis/wavelet-fourier-ncep-1.png"/>
                    <pic:cNvPicPr>
                      <a:picLocks noChangeAspect="1" noChangeArrowheads="1"/>
                    </pic:cNvPicPr>
                  </pic:nvPicPr>
                  <pic:blipFill>
                    <a:blip r:embed="rId27"/>
                    <a:stretch>
                      <a:fillRect/>
                    </a:stretch>
                  </pic:blipFill>
                  <pic:spPr bwMode="auto">
                    <a:xfrm>
                      <a:off x="0" y="0"/>
                      <a:ext cx="4726004" cy="3696101"/>
                    </a:xfrm>
                    <a:prstGeom prst="rect">
                      <a:avLst/>
                    </a:prstGeom>
                    <a:noFill/>
                    <a:ln w="9525">
                      <a:noFill/>
                      <a:headEnd/>
                      <a:tailEnd/>
                    </a:ln>
                  </pic:spPr>
                </pic:pic>
              </a:graphicData>
            </a:graphic>
          </wp:inline>
        </w:drawing>
      </w:r>
    </w:p>
    <w:p w14:paraId="0761E28C" w14:textId="77777777" w:rsidR="005D05CE" w:rsidRPr="003358B3" w:rsidRDefault="00B810C9">
      <w:pPr>
        <w:pStyle w:val="ImageCaption"/>
        <w:rPr>
          <w:lang w:val="es-ES"/>
          <w:rPrChange w:id="604" w:author="Carolina Vera" w:date="2018-02-14T11:50:00Z">
            <w:rPr/>
          </w:rPrChange>
        </w:rPr>
      </w:pPr>
      <w:r w:rsidRPr="003358B3">
        <w:rPr>
          <w:lang w:val="es-ES"/>
          <w:rPrChange w:id="605" w:author="Carolina Vera" w:date="2018-02-14T11:50:00Z">
            <w:rPr/>
          </w:rPrChange>
        </w:rPr>
        <w:t>Amplitud de wavelets (sombreados) y de fourier (contornos) - fig:wavelet-fourier-ncep</w:t>
      </w:r>
    </w:p>
    <w:p w14:paraId="513CD8D2" w14:textId="77777777" w:rsidR="005D05CE" w:rsidRPr="003358B3" w:rsidRDefault="00B810C9">
      <w:pPr>
        <w:pStyle w:val="Textoindependiente"/>
        <w:rPr>
          <w:lang w:val="es-ES"/>
          <w:rPrChange w:id="606" w:author="Carolina Vera" w:date="2018-02-14T11:50:00Z">
            <w:rPr/>
          </w:rPrChange>
        </w:rPr>
      </w:pPr>
      <w:r w:rsidRPr="003358B3">
        <w:rPr>
          <w:lang w:val="es-ES"/>
          <w:rPrChange w:id="607" w:author="Carolina Vera" w:date="2018-02-14T11:50:00Z">
            <w:rPr/>
          </w:rPrChange>
        </w:rPr>
        <w:t>Para la QS3, la amplitud media obtenida mediante wavelets  es virtualmente idéntica a la amplitud obtenida con fourier (). Sin embargo, también permite obtener información de la variación meridional de la amplitud de la QS3. Al igual que con fourier, esto puede hacerse promediando estacionalmente la amplitud de los campos mensuales o calculando la amplitud de los campos estacionales. Pero a diferencia de fourier, los resultados de cada metodología son distintos. Esto es evidente en la  donde se muestra el campo de amplitud de la QS3 según wavelets en líneas y su anomalía zonal en sombreado. Los valores positivos representan regiones donde la amplitud de la QS3 es mayor que la media zonal y viceversa.</w:t>
      </w:r>
    </w:p>
    <w:p w14:paraId="2656C077" w14:textId="77777777" w:rsidR="005D05CE" w:rsidRDefault="00B810C9">
      <w:pPr>
        <w:pStyle w:val="Textoindependiente"/>
      </w:pPr>
      <w:r w:rsidRPr="003358B3">
        <w:rPr>
          <w:lang w:val="es-ES"/>
          <w:rPrChange w:id="608" w:author="Carolina Vera" w:date="2018-02-14T11:50:00Z">
            <w:rPr/>
          </w:rPrChange>
        </w:rPr>
        <w:t xml:space="preserve">Comparando los campos totales de amplitud de wavelets de las Figuras  y  se puede observar que no existe mucha diferencia en la amplitud media zonal entre ambas metodologías a excepción de que la amplitud del campo medio siempre es menor que la media de la amplitud.. </w:t>
      </w:r>
      <w:r>
        <w:t>Las principales diferencias se dan en las anomalías zonales.</w:t>
      </w:r>
    </w:p>
    <w:p w14:paraId="69225657" w14:textId="77777777" w:rsidR="005D05CE" w:rsidRDefault="00B810C9">
      <w:pPr>
        <w:pStyle w:val="Textoindependiente"/>
      </w:pPr>
      <w:r>
        <w:rPr>
          <w:noProof/>
        </w:rPr>
        <w:lastRenderedPageBreak/>
        <w:drawing>
          <wp:inline distT="0" distB="0" distL="0" distR="0" wp14:anchorId="403FF359" wp14:editId="70676603">
            <wp:extent cx="5334000" cy="3618826"/>
            <wp:effectExtent l="0" t="0" r="0" b="0"/>
            <wp:docPr id="19" name="Picture" descr="Campo medio de la amplitud de la onda 3 según wavelets (contornos) y su anomalía zonal (sombreado) en 300hPa. - fig:waveletz-ncep"/>
            <wp:cNvGraphicFramePr/>
            <a:graphic xmlns:a="http://schemas.openxmlformats.org/drawingml/2006/main">
              <a:graphicData uri="http://schemas.openxmlformats.org/drawingml/2006/picture">
                <pic:pic xmlns:pic="http://schemas.openxmlformats.org/drawingml/2006/picture">
                  <pic:nvPicPr>
                    <pic:cNvPr id="0" name="Picture" descr="fig/tesis/waveletz-ncep-1.png"/>
                    <pic:cNvPicPr>
                      <a:picLocks noChangeAspect="1" noChangeArrowheads="1"/>
                    </pic:cNvPicPr>
                  </pic:nvPicPr>
                  <pic:blipFill>
                    <a:blip r:embed="rId28"/>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49C16246" wp14:editId="1AE3E189">
            <wp:extent cx="5334000" cy="3618826"/>
            <wp:effectExtent l="0" t="0" r="0" b="0"/>
            <wp:docPr id="20" name="Picture" descr="Campo medio de la amplitud de la onda 3 según wavelets (contornos) y su anomalía zonal (sombreado) en 300hPa. - fig:waveletz-ncep"/>
            <wp:cNvGraphicFramePr/>
            <a:graphic xmlns:a="http://schemas.openxmlformats.org/drawingml/2006/main">
              <a:graphicData uri="http://schemas.openxmlformats.org/drawingml/2006/picture">
                <pic:pic xmlns:pic="http://schemas.openxmlformats.org/drawingml/2006/picture">
                  <pic:nvPicPr>
                    <pic:cNvPr id="0" name="Picture" descr="fig/tesis/waveletz-ncep-2.png"/>
                    <pic:cNvPicPr>
                      <a:picLocks noChangeAspect="1" noChangeArrowheads="1"/>
                    </pic:cNvPicPr>
                  </pic:nvPicPr>
                  <pic:blipFill>
                    <a:blip r:embed="rId29"/>
                    <a:stretch>
                      <a:fillRect/>
                    </a:stretch>
                  </pic:blipFill>
                  <pic:spPr bwMode="auto">
                    <a:xfrm>
                      <a:off x="0" y="0"/>
                      <a:ext cx="5334000" cy="3618826"/>
                    </a:xfrm>
                    <a:prstGeom prst="rect">
                      <a:avLst/>
                    </a:prstGeom>
                    <a:noFill/>
                    <a:ln w="9525">
                      <a:noFill/>
                      <a:headEnd/>
                      <a:tailEnd/>
                    </a:ln>
                  </pic:spPr>
                </pic:pic>
              </a:graphicData>
            </a:graphic>
          </wp:inline>
        </w:drawing>
      </w:r>
    </w:p>
    <w:p w14:paraId="655741E3" w14:textId="77777777" w:rsidR="005D05CE" w:rsidRPr="003358B3" w:rsidRDefault="00B810C9">
      <w:pPr>
        <w:pStyle w:val="Textoindependiente"/>
        <w:rPr>
          <w:lang w:val="es-ES"/>
          <w:rPrChange w:id="609" w:author="Carolina Vera" w:date="2018-02-14T11:50:00Z">
            <w:rPr/>
          </w:rPrChange>
        </w:rPr>
      </w:pPr>
      <w:r w:rsidRPr="003358B3">
        <w:rPr>
          <w:lang w:val="es-ES"/>
          <w:rPrChange w:id="610" w:author="Carolina Vera" w:date="2018-02-14T11:50:00Z">
            <w:rPr/>
          </w:rPrChange>
        </w:rPr>
        <w:t>tiene un máximo de anomalías zonales al sur del Pacífico en 60°S presente durante todo el año.</w:t>
      </w:r>
    </w:p>
    <w:p w14:paraId="5F878C16" w14:textId="77777777" w:rsidR="005D05CE" w:rsidRPr="003358B3" w:rsidRDefault="00B810C9">
      <w:pPr>
        <w:pStyle w:val="Textoindependiente"/>
        <w:rPr>
          <w:lang w:val="es-ES"/>
          <w:rPrChange w:id="611" w:author="Carolina Vera" w:date="2018-02-14T11:50:00Z">
            <w:rPr/>
          </w:rPrChange>
        </w:rPr>
      </w:pPr>
      <w:r w:rsidRPr="003358B3">
        <w:rPr>
          <w:lang w:val="es-ES"/>
          <w:rPrChange w:id="612" w:author="Carolina Vera" w:date="2018-02-14T11:50:00Z">
            <w:rPr/>
          </w:rPrChange>
        </w:rPr>
        <w:t xml:space="preserve">Al norte de los 30°S, ambas metodologías dan resultados similares. En primavera, verano y otoño las anomalías zonales son positivas sobre el Pacífico y negativas en el </w:t>
      </w:r>
      <w:r w:rsidRPr="003358B3">
        <w:rPr>
          <w:lang w:val="es-ES"/>
          <w:rPrChange w:id="613" w:author="Carolina Vera" w:date="2018-02-14T11:50:00Z">
            <w:rPr/>
          </w:rPrChange>
        </w:rPr>
        <w:lastRenderedPageBreak/>
        <w:t>Índico, indicando que hay una QS3 con mayor amplitud sobre éste océano. En invierno, las anomalías zonales desaparecen al norte de 30°S.</w:t>
      </w:r>
    </w:p>
    <w:p w14:paraId="6E161409" w14:textId="77777777" w:rsidR="005D05CE" w:rsidRPr="003358B3" w:rsidRDefault="00B810C9">
      <w:pPr>
        <w:pStyle w:val="Textoindependiente"/>
        <w:rPr>
          <w:lang w:val="es-ES"/>
          <w:rPrChange w:id="614" w:author="Carolina Vera" w:date="2018-02-14T11:50:00Z">
            <w:rPr/>
          </w:rPrChange>
        </w:rPr>
      </w:pPr>
      <w:r w:rsidRPr="003358B3">
        <w:rPr>
          <w:lang w:val="es-ES"/>
          <w:rPrChange w:id="615" w:author="Carolina Vera" w:date="2018-02-14T11:50:00Z">
            <w:rPr/>
          </w:rPrChange>
        </w:rPr>
        <w:t>Las dos metodologías divergen al sur de 30°S. La anomalía zonal de la amplitud media de la QS3 del campo medio (Figura ) tiene, en todas las estaciones, un máximo al sur del Índico centrado en 45°S que se desplaza hacia el este en latitudes más altas. Existe un segundo máximo en altas latitudes que en otoño y primavera se encuentran en 120°E y en invierno se encuentra en 180°. La media de la amplitud de la QS3 (Figura ), en cambio tiene anomalías negativas al sur del Índico y positivas al sur del Pacífico durante todo el año.</w:t>
      </w:r>
    </w:p>
    <w:p w14:paraId="600B9A9F" w14:textId="77777777" w:rsidR="005D05CE" w:rsidRPr="003358B3" w:rsidRDefault="005D05CE">
      <w:pPr>
        <w:pStyle w:val="Compact"/>
        <w:rPr>
          <w:lang w:val="es-ES"/>
          <w:rPrChange w:id="616" w:author="Carolina Vera" w:date="2018-02-14T11:50:00Z">
            <w:rPr/>
          </w:rPrChange>
        </w:rPr>
      </w:pPr>
    </w:p>
    <w:p w14:paraId="3837C19E" w14:textId="77777777" w:rsidR="005D05CE" w:rsidRPr="003358B3" w:rsidRDefault="00B810C9">
      <w:pPr>
        <w:pStyle w:val="Textoindependiente"/>
        <w:rPr>
          <w:lang w:val="es-ES"/>
          <w:rPrChange w:id="617" w:author="Carolina Vera" w:date="2018-02-14T11:50:00Z">
            <w:rPr/>
          </w:rPrChange>
        </w:rPr>
      </w:pPr>
      <w:r w:rsidRPr="003358B3">
        <w:rPr>
          <w:lang w:val="es-ES"/>
          <w:rPrChange w:id="618" w:author="Carolina Vera" w:date="2018-02-14T11:50:00Z">
            <w:rPr/>
          </w:rPrChange>
        </w:rPr>
        <w:t>Cosas para ver:</w:t>
      </w:r>
      <w:r w:rsidRPr="003358B3">
        <w:rPr>
          <w:lang w:val="es-ES"/>
          <w:rPrChange w:id="619" w:author="Carolina Vera" w:date="2018-02-14T11:50:00Z">
            <w:rPr/>
          </w:rPrChange>
        </w:rPr>
        <w:br/>
        <w:t>* Si bien el máximo medio de la amplitud se da en ~300hPa () igual que en fourier, el análisis por longitud muestra algo un poco más complejo. En verano y otoño, la máxima amplitud sigue en 300hPa, pero ésta asciende a entre 100 y 50hPa en invierno y primavera alrededor de 120°O. Además, durante estas estaciones hay indicación de que el máximo cambia de latitud con la altura.</w:t>
      </w:r>
    </w:p>
    <w:p w14:paraId="4E0BADE7" w14:textId="77777777" w:rsidR="005D05CE" w:rsidRDefault="00B810C9">
      <w:pPr>
        <w:pStyle w:val="Textoindependiente"/>
      </w:pPr>
      <w:r>
        <w:rPr>
          <w:noProof/>
        </w:rPr>
        <w:lastRenderedPageBreak/>
        <w:drawing>
          <wp:inline distT="0" distB="0" distL="0" distR="0" wp14:anchorId="335010E6" wp14:editId="21A51003">
            <wp:extent cx="5334000" cy="3618826"/>
            <wp:effectExtent l="0" t="0" r="0" b="0"/>
            <wp:docPr id="21" name="Picture" descr="Ratio de amplitud de la media y media de la amplitud (¿medida de estacionaridad?) - fig:estacionaridad - SÓLO BORRADOR"/>
            <wp:cNvGraphicFramePr/>
            <a:graphic xmlns:a="http://schemas.openxmlformats.org/drawingml/2006/main">
              <a:graphicData uri="http://schemas.openxmlformats.org/drawingml/2006/picture">
                <pic:pic xmlns:pic="http://schemas.openxmlformats.org/drawingml/2006/picture">
                  <pic:nvPicPr>
                    <pic:cNvPr id="0" name="Picture" descr="fig/tesis/estacionaridad-1.png"/>
                    <pic:cNvPicPr>
                      <a:picLocks noChangeAspect="1" noChangeArrowheads="1"/>
                    </pic:cNvPicPr>
                  </pic:nvPicPr>
                  <pic:blipFill>
                    <a:blip r:embed="rId30"/>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54640F5E" wp14:editId="1DAE5F8B">
            <wp:extent cx="5334000" cy="3618826"/>
            <wp:effectExtent l="0" t="0" r="0" b="0"/>
            <wp:docPr id="22" name="Picture" descr="Ratio de amplitud de la media y media de la amplitud (¿medida de estacionaridad?) - fig:estacionaridad - SÓLO BORRADOR"/>
            <wp:cNvGraphicFramePr/>
            <a:graphic xmlns:a="http://schemas.openxmlformats.org/drawingml/2006/main">
              <a:graphicData uri="http://schemas.openxmlformats.org/drawingml/2006/picture">
                <pic:pic xmlns:pic="http://schemas.openxmlformats.org/drawingml/2006/picture">
                  <pic:nvPicPr>
                    <pic:cNvPr id="0" name="Picture" descr="fig/tesis/estacionaridad-2.png"/>
                    <pic:cNvPicPr>
                      <a:picLocks noChangeAspect="1" noChangeArrowheads="1"/>
                    </pic:cNvPicPr>
                  </pic:nvPicPr>
                  <pic:blipFill>
                    <a:blip r:embed="rId31"/>
                    <a:stretch>
                      <a:fillRect/>
                    </a:stretch>
                  </pic:blipFill>
                  <pic:spPr bwMode="auto">
                    <a:xfrm>
                      <a:off x="0" y="0"/>
                      <a:ext cx="5334000" cy="3618826"/>
                    </a:xfrm>
                    <a:prstGeom prst="rect">
                      <a:avLst/>
                    </a:prstGeom>
                    <a:noFill/>
                    <a:ln w="9525">
                      <a:noFill/>
                      <a:headEnd/>
                      <a:tailEnd/>
                    </a:ln>
                  </pic:spPr>
                </pic:pic>
              </a:graphicData>
            </a:graphic>
          </wp:inline>
        </w:drawing>
      </w:r>
    </w:p>
    <w:p w14:paraId="311B5926" w14:textId="77777777" w:rsidR="005D05CE" w:rsidRPr="003358B3" w:rsidRDefault="00B810C9">
      <w:pPr>
        <w:pStyle w:val="Textoindependiente"/>
        <w:rPr>
          <w:lang w:val="es-ES"/>
          <w:rPrChange w:id="620" w:author="Carolina Vera" w:date="2018-02-14T11:50:00Z">
            <w:rPr/>
          </w:rPrChange>
        </w:rPr>
      </w:pPr>
      <w:r w:rsidRPr="003358B3">
        <w:rPr>
          <w:lang w:val="es-ES"/>
          <w:rPrChange w:id="621" w:author="Carolina Vera" w:date="2018-02-14T11:50:00Z">
            <w:rPr/>
          </w:rPrChange>
        </w:rPr>
        <w:t xml:space="preserve">Las diferencias vistas en la  están relacionadas con la estacionariedad de las ondas , se puede utilizar la relación entre ambas para generar un </w:t>
      </w:r>
      <w:r w:rsidRPr="003358B3">
        <w:rPr>
          <w:i/>
          <w:lang w:val="es-ES"/>
          <w:rPrChange w:id="622" w:author="Carolina Vera" w:date="2018-02-14T11:50:00Z">
            <w:rPr>
              <w:i/>
            </w:rPr>
          </w:rPrChange>
        </w:rPr>
        <w:t>índice de estacionariedad</w:t>
      </w:r>
      <w:r w:rsidRPr="003358B3">
        <w:rPr>
          <w:lang w:val="es-ES"/>
          <w:rPrChange w:id="623" w:author="Carolina Vera" w:date="2018-02-14T11:50:00Z">
            <w:rPr/>
          </w:rPrChange>
        </w:rPr>
        <w:t xml:space="preserve"> . Cuanto más similar sea el resultado, más estacionarias son las ondas. Así, la estacionariedad sería máxima en latitudes bajas y al rederor de 50°S –principalmente en verano– y mínima en dos franjas angostas cerca de 30°S y 75°S.  </w:t>
      </w:r>
    </w:p>
    <w:p w14:paraId="0137E5AB" w14:textId="77777777" w:rsidR="005D05CE" w:rsidRDefault="00B810C9">
      <w:pPr>
        <w:pStyle w:val="FigurewithCaption"/>
      </w:pPr>
      <w:r>
        <w:rPr>
          <w:noProof/>
        </w:rPr>
        <w:lastRenderedPageBreak/>
        <w:drawing>
          <wp:inline distT="0" distB="0" distL="0" distR="0" wp14:anchorId="45941B88" wp14:editId="5DF1078C">
            <wp:extent cx="5334000" cy="3618826"/>
            <wp:effectExtent l="0" t="0" r="0" b="0"/>
            <wp:docPr id="23" name="Picture" descr="Estacionaridad según fourier - fig:estacionaridad-fourier - SÓLO BORRADOR"/>
            <wp:cNvGraphicFramePr/>
            <a:graphic xmlns:a="http://schemas.openxmlformats.org/drawingml/2006/main">
              <a:graphicData uri="http://schemas.openxmlformats.org/drawingml/2006/picture">
                <pic:pic xmlns:pic="http://schemas.openxmlformats.org/drawingml/2006/picture">
                  <pic:nvPicPr>
                    <pic:cNvPr id="0" name="Picture" descr="fig/tesis/estacionaridad-fourier-1.png"/>
                    <pic:cNvPicPr>
                      <a:picLocks noChangeAspect="1" noChangeArrowheads="1"/>
                    </pic:cNvPicPr>
                  </pic:nvPicPr>
                  <pic:blipFill>
                    <a:blip r:embed="rId32"/>
                    <a:stretch>
                      <a:fillRect/>
                    </a:stretch>
                  </pic:blipFill>
                  <pic:spPr bwMode="auto">
                    <a:xfrm>
                      <a:off x="0" y="0"/>
                      <a:ext cx="5334000" cy="3618826"/>
                    </a:xfrm>
                    <a:prstGeom prst="rect">
                      <a:avLst/>
                    </a:prstGeom>
                    <a:noFill/>
                    <a:ln w="9525">
                      <a:noFill/>
                      <a:headEnd/>
                      <a:tailEnd/>
                    </a:ln>
                  </pic:spPr>
                </pic:pic>
              </a:graphicData>
            </a:graphic>
          </wp:inline>
        </w:drawing>
      </w:r>
    </w:p>
    <w:p w14:paraId="587282F2" w14:textId="77777777" w:rsidR="005D05CE" w:rsidRPr="003358B3" w:rsidRDefault="00B810C9">
      <w:pPr>
        <w:pStyle w:val="ImageCaption"/>
        <w:rPr>
          <w:lang w:val="es-ES"/>
          <w:rPrChange w:id="624" w:author="Carolina Vera" w:date="2018-02-14T11:50:00Z">
            <w:rPr/>
          </w:rPrChange>
        </w:rPr>
      </w:pPr>
      <w:r w:rsidRPr="003358B3">
        <w:rPr>
          <w:lang w:val="es-ES"/>
          <w:rPrChange w:id="625" w:author="Carolina Vera" w:date="2018-02-14T11:50:00Z">
            <w:rPr/>
          </w:rPrChange>
        </w:rPr>
        <w:t>Estacionaridad según fourier - fig:estacionaridad-fourier - SÓLO BORRADOR</w:t>
      </w:r>
    </w:p>
    <w:p w14:paraId="3C16761A" w14:textId="77777777" w:rsidR="005D05CE" w:rsidRPr="003358B3" w:rsidRDefault="00B810C9">
      <w:pPr>
        <w:pStyle w:val="Textoindependiente"/>
        <w:rPr>
          <w:lang w:val="es-ES"/>
          <w:rPrChange w:id="626" w:author="Carolina Vera" w:date="2018-02-14T11:50:00Z">
            <w:rPr/>
          </w:rPrChange>
        </w:rPr>
      </w:pPr>
      <w:r w:rsidRPr="003358B3">
        <w:rPr>
          <w:lang w:val="es-ES"/>
          <w:rPrChange w:id="627" w:author="Carolina Vera" w:date="2018-02-14T11:50:00Z">
            <w:rPr/>
          </w:rPrChange>
        </w:rPr>
        <w:t>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ésta está localizada en una región acotada.</w:t>
      </w:r>
    </w:p>
    <w:p w14:paraId="44BD8FDF" w14:textId="77777777" w:rsidR="005D05CE" w:rsidRPr="003358B3" w:rsidRDefault="00B810C9">
      <w:pPr>
        <w:pStyle w:val="Textoindependiente"/>
        <w:rPr>
          <w:lang w:val="es-ES"/>
          <w:rPrChange w:id="628" w:author="Carolina Vera" w:date="2018-02-14T11:50:00Z">
            <w:rPr/>
          </w:rPrChange>
        </w:rPr>
      </w:pPr>
      <w:r w:rsidRPr="003358B3">
        <w:rPr>
          <w:lang w:val="es-ES"/>
          <w:rPrChange w:id="629" w:author="Carolina Vera" w:date="2018-02-14T11:50:00Z">
            <w:rPr/>
          </w:rPrChange>
        </w:rPr>
        <w:t>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14:paraId="37454257" w14:textId="77777777" w:rsidR="005D05CE" w:rsidRDefault="00B810C9">
      <w:pPr>
        <w:pStyle w:val="FigurewithCaption"/>
      </w:pPr>
      <w:r>
        <w:rPr>
          <w:noProof/>
        </w:rPr>
        <w:lastRenderedPageBreak/>
        <w:drawing>
          <wp:inline distT="0" distB="0" distL="0" distR="0" wp14:anchorId="02BB6938" wp14:editId="6AC03746">
            <wp:extent cx="5334000" cy="3618826"/>
            <wp:effectExtent l="0" t="0" r="0" b="0"/>
            <wp:docPr id="24" name="Picture" descr="Reconstrucción de QS3 usando wavelets - fig:wavelet-reconstr - SÓLO BORRADOR"/>
            <wp:cNvGraphicFramePr/>
            <a:graphic xmlns:a="http://schemas.openxmlformats.org/drawingml/2006/main">
              <a:graphicData uri="http://schemas.openxmlformats.org/drawingml/2006/picture">
                <pic:pic xmlns:pic="http://schemas.openxmlformats.org/drawingml/2006/picture">
                  <pic:nvPicPr>
                    <pic:cNvPr id="0" name="Picture" descr="fig/tesis/wavelet-reconstr-1.png"/>
                    <pic:cNvPicPr>
                      <a:picLocks noChangeAspect="1" noChangeArrowheads="1"/>
                    </pic:cNvPicPr>
                  </pic:nvPicPr>
                  <pic:blipFill>
                    <a:blip r:embed="rId33"/>
                    <a:stretch>
                      <a:fillRect/>
                    </a:stretch>
                  </pic:blipFill>
                  <pic:spPr bwMode="auto">
                    <a:xfrm>
                      <a:off x="0" y="0"/>
                      <a:ext cx="5334000" cy="3618826"/>
                    </a:xfrm>
                    <a:prstGeom prst="rect">
                      <a:avLst/>
                    </a:prstGeom>
                    <a:noFill/>
                    <a:ln w="9525">
                      <a:noFill/>
                      <a:headEnd/>
                      <a:tailEnd/>
                    </a:ln>
                  </pic:spPr>
                </pic:pic>
              </a:graphicData>
            </a:graphic>
          </wp:inline>
        </w:drawing>
      </w:r>
    </w:p>
    <w:p w14:paraId="770EE5C2" w14:textId="77777777" w:rsidR="005D05CE" w:rsidRPr="003358B3" w:rsidRDefault="00B810C9">
      <w:pPr>
        <w:pStyle w:val="ImageCaption"/>
        <w:rPr>
          <w:lang w:val="es-ES"/>
          <w:rPrChange w:id="630" w:author="Carolina Vera" w:date="2018-02-14T11:50:00Z">
            <w:rPr/>
          </w:rPrChange>
        </w:rPr>
      </w:pPr>
      <w:r w:rsidRPr="003358B3">
        <w:rPr>
          <w:lang w:val="es-ES"/>
          <w:rPrChange w:id="631" w:author="Carolina Vera" w:date="2018-02-14T11:50:00Z">
            <w:rPr/>
          </w:rPrChange>
        </w:rPr>
        <w:t>Reconstrucción de QS3 usando wavelets - fig:wavelet-reconstr - SÓLO BORRADOR</w:t>
      </w:r>
    </w:p>
    <w:p w14:paraId="119141BC" w14:textId="77777777" w:rsidR="005D05CE" w:rsidRPr="003358B3" w:rsidRDefault="00B810C9">
      <w:pPr>
        <w:pStyle w:val="Textoindependiente"/>
        <w:rPr>
          <w:lang w:val="es-ES"/>
          <w:rPrChange w:id="632" w:author="Carolina Vera" w:date="2018-02-14T11:50:00Z">
            <w:rPr/>
          </w:rPrChange>
        </w:rPr>
      </w:pPr>
      <w:r w:rsidRPr="003358B3">
        <w:rPr>
          <w:lang w:val="es-ES"/>
          <w:rPrChange w:id="633" w:author="Carolina Vera" w:date="2018-02-14T11:50:00Z">
            <w:rPr/>
          </w:rPrChange>
        </w:rPr>
        <w:t xml:space="preserve">Wavelets, en resumen, puede entenderse como una </w:t>
      </w:r>
      <w:r w:rsidRPr="003358B3">
        <w:rPr>
          <w:i/>
          <w:lang w:val="es-ES"/>
          <w:rPrChange w:id="634" w:author="Carolina Vera" w:date="2018-02-14T11:50:00Z">
            <w:rPr>
              <w:i/>
            </w:rPr>
          </w:rPrChange>
        </w:rPr>
        <w:t>corrección</w:t>
      </w:r>
      <w:r w:rsidRPr="003358B3">
        <w:rPr>
          <w:lang w:val="es-ES"/>
          <w:rPrChange w:id="635" w:author="Carolina Vera" w:date="2018-02-14T11:50:00Z">
            <w:rPr/>
          </w:rPrChange>
        </w:rPr>
        <w:t xml:space="preserve"> a fourier que agrega información de asimetrías zonales. Dado que la variabilidad zonal es del orden de un 10% de la amplitud media, en lo que sigue de la tesis se utilizará sólo fourier, dejando el análisis e interpretación de wavelets para futuros trabajos.</w:t>
      </w:r>
    </w:p>
    <w:p w14:paraId="0C937F53" w14:textId="77777777" w:rsidR="005D05CE" w:rsidRPr="003358B3" w:rsidRDefault="00B810C9">
      <w:pPr>
        <w:pStyle w:val="Ttulo2"/>
        <w:rPr>
          <w:lang w:val="es-ES"/>
          <w:rPrChange w:id="636" w:author="Carolina Vera" w:date="2018-02-14T11:50:00Z">
            <w:rPr/>
          </w:rPrChange>
        </w:rPr>
      </w:pPr>
      <w:bookmarkStart w:id="637" w:name="antecedentes"/>
      <w:bookmarkStart w:id="638" w:name="_Toc506372325"/>
      <w:bookmarkEnd w:id="637"/>
      <w:r w:rsidRPr="003358B3">
        <w:rPr>
          <w:lang w:val="es-ES"/>
          <w:rPrChange w:id="639" w:author="Carolina Vera" w:date="2018-02-14T11:50:00Z">
            <w:rPr/>
          </w:rPrChange>
        </w:rPr>
        <w:t>Antecedentes</w:t>
      </w:r>
      <w:bookmarkEnd w:id="638"/>
    </w:p>
    <w:p w14:paraId="11884535" w14:textId="77777777" w:rsidR="005D05CE" w:rsidRDefault="00B810C9">
      <w:pPr>
        <w:pStyle w:val="FirstParagraph"/>
      </w:pPr>
      <w:r w:rsidRPr="003358B3">
        <w:rPr>
          <w:lang w:val="es-ES"/>
          <w:rPrChange w:id="640" w:author="Carolina Vera" w:date="2018-02-14T11:50:00Z">
            <w:rPr/>
          </w:rPrChange>
        </w:rPr>
        <w:t xml:space="preserve">Breve comentario sobre los índices usados en otros lados. </w:t>
      </w:r>
      <w:r>
        <w:t>Discutir ventajas y debilidades.</w:t>
      </w:r>
    </w:p>
    <w:p w14:paraId="33D3C29E" w14:textId="77777777" w:rsidR="005D05CE" w:rsidRDefault="00B810C9">
      <w:pPr>
        <w:pStyle w:val="Compact"/>
        <w:numPr>
          <w:ilvl w:val="0"/>
          <w:numId w:val="6"/>
        </w:numPr>
      </w:pPr>
      <w:r>
        <w:t>Amplitud</w:t>
      </w:r>
    </w:p>
    <w:p w14:paraId="5DDE025C" w14:textId="77777777" w:rsidR="005D05CE" w:rsidRDefault="00B810C9">
      <w:pPr>
        <w:pStyle w:val="Compact"/>
        <w:numPr>
          <w:ilvl w:val="0"/>
          <w:numId w:val="6"/>
        </w:numPr>
      </w:pPr>
      <w:r>
        <w:t>Fase (impacto en SA)</w:t>
      </w:r>
    </w:p>
    <w:p w14:paraId="290D70E5" w14:textId="77777777" w:rsidR="005D05CE" w:rsidRPr="003358B3" w:rsidRDefault="00B810C9">
      <w:pPr>
        <w:pStyle w:val="FirstParagraph"/>
        <w:rPr>
          <w:lang w:val="es-ES"/>
          <w:rPrChange w:id="641" w:author="Carolina Vera" w:date="2018-02-14T11:50:00Z">
            <w:rPr/>
          </w:rPrChange>
        </w:rPr>
      </w:pPr>
      <w:r w:rsidRPr="003358B3">
        <w:rPr>
          <w:lang w:val="es-ES"/>
          <w:rPrChange w:id="642" w:author="Carolina Vera" w:date="2018-02-14T11:50:00Z">
            <w:rPr/>
          </w:rPrChange>
        </w:rPr>
        <w:t>De todo eso, motiva decisión del índice.</w:t>
      </w:r>
    </w:p>
    <w:p w14:paraId="03B0C322" w14:textId="77777777" w:rsidR="005D05CE" w:rsidRDefault="00B810C9">
      <w:pPr>
        <w:pStyle w:val="Compact"/>
        <w:numPr>
          <w:ilvl w:val="0"/>
          <w:numId w:val="7"/>
        </w:numPr>
      </w:pPr>
      <w:r>
        <w:t>Niveles elegidos</w:t>
      </w:r>
    </w:p>
    <w:p w14:paraId="2F3A9CD6" w14:textId="77777777" w:rsidR="005D05CE" w:rsidRDefault="00B810C9">
      <w:pPr>
        <w:pStyle w:val="Compact"/>
        <w:numPr>
          <w:ilvl w:val="0"/>
          <w:numId w:val="7"/>
        </w:numPr>
      </w:pPr>
      <w:r>
        <w:t>Promedio vs. máximo</w:t>
      </w:r>
    </w:p>
    <w:p w14:paraId="769F7B08" w14:textId="77777777" w:rsidR="005D05CE" w:rsidRPr="003358B3" w:rsidRDefault="00B810C9">
      <w:pPr>
        <w:pStyle w:val="Compact"/>
        <w:numPr>
          <w:ilvl w:val="0"/>
          <w:numId w:val="7"/>
        </w:numPr>
        <w:rPr>
          <w:lang w:val="es-ES"/>
          <w:rPrChange w:id="643" w:author="Carolina Vera" w:date="2018-02-14T11:50:00Z">
            <w:rPr/>
          </w:rPrChange>
        </w:rPr>
      </w:pPr>
      <w:r w:rsidRPr="003358B3">
        <w:rPr>
          <w:lang w:val="es-ES"/>
          <w:rPrChange w:id="644" w:author="Carolina Vera" w:date="2018-02-14T11:50:00Z">
            <w:rPr/>
          </w:rPrChange>
        </w:rPr>
        <w:t>Composiciones de campos y flujos.</w:t>
      </w:r>
    </w:p>
    <w:p w14:paraId="5F3FD213" w14:textId="77777777" w:rsidR="005D05CE" w:rsidRDefault="00B810C9">
      <w:pPr>
        <w:pStyle w:val="Compact"/>
        <w:numPr>
          <w:ilvl w:val="0"/>
          <w:numId w:val="7"/>
        </w:numPr>
      </w:pPr>
      <w:r>
        <w:t>Decisión del índice.</w:t>
      </w:r>
    </w:p>
    <w:p w14:paraId="2E6AF999" w14:textId="77777777" w:rsidR="005D05CE" w:rsidRPr="003358B3" w:rsidRDefault="00B810C9">
      <w:pPr>
        <w:pStyle w:val="FirstParagraph"/>
        <w:rPr>
          <w:lang w:val="es-ES"/>
          <w:rPrChange w:id="645" w:author="Carolina Vera" w:date="2018-02-14T11:50:00Z">
            <w:rPr/>
          </w:rPrChange>
        </w:rPr>
      </w:pPr>
      <w:r w:rsidRPr="003358B3">
        <w:rPr>
          <w:lang w:val="es-ES"/>
          <w:rPrChange w:id="646" w:author="Carolina Vera" w:date="2018-02-14T11:50:00Z">
            <w:rPr/>
          </w:rPrChange>
        </w:rPr>
        <w:t>Quiero hacer el índice a partir de la actividad de la onda 3 tomando la región del máximo (latitud entre -65 y -40, y entre 700 y 100 hPa). Variables posibles: amplitud media, amplitud máxima, r2, correlación entre campo teórico y observado.</w:t>
      </w:r>
    </w:p>
    <w:p w14:paraId="58F61C20" w14:textId="77777777" w:rsidR="005D05CE" w:rsidRPr="003358B3" w:rsidRDefault="00B810C9">
      <w:pPr>
        <w:pStyle w:val="Ttulo2"/>
        <w:rPr>
          <w:lang w:val="es-ES"/>
          <w:rPrChange w:id="647" w:author="Carolina Vera" w:date="2018-02-14T11:50:00Z">
            <w:rPr/>
          </w:rPrChange>
        </w:rPr>
      </w:pPr>
      <w:bookmarkStart w:id="648" w:name="amplitud"/>
      <w:bookmarkStart w:id="649" w:name="_Toc506372326"/>
      <w:bookmarkEnd w:id="648"/>
      <w:r w:rsidRPr="003358B3">
        <w:rPr>
          <w:lang w:val="es-ES"/>
          <w:rPrChange w:id="650" w:author="Carolina Vera" w:date="2018-02-14T11:50:00Z">
            <w:rPr/>
          </w:rPrChange>
        </w:rPr>
        <w:lastRenderedPageBreak/>
        <w:t>Amplitud</w:t>
      </w:r>
      <w:bookmarkEnd w:id="649"/>
    </w:p>
    <w:p w14:paraId="74A1E4A5" w14:textId="77777777" w:rsidR="005D05CE" w:rsidRPr="003358B3" w:rsidRDefault="00B810C9">
      <w:pPr>
        <w:pStyle w:val="Ttulo3"/>
        <w:rPr>
          <w:lang w:val="es-ES"/>
          <w:rPrChange w:id="651" w:author="Carolina Vera" w:date="2018-02-14T11:50:00Z">
            <w:rPr/>
          </w:rPrChange>
        </w:rPr>
      </w:pPr>
      <w:bookmarkStart w:id="652" w:name="maximo-o-media."/>
      <w:bookmarkStart w:id="653" w:name="_Toc506372327"/>
      <w:bookmarkEnd w:id="652"/>
      <w:r w:rsidRPr="003358B3">
        <w:rPr>
          <w:lang w:val="es-ES"/>
          <w:rPrChange w:id="654" w:author="Carolina Vera" w:date="2018-02-14T11:50:00Z">
            <w:rPr/>
          </w:rPrChange>
        </w:rPr>
        <w:t>Máximo o media.</w:t>
      </w:r>
      <w:bookmarkEnd w:id="653"/>
    </w:p>
    <w:p w14:paraId="01CD72CD" w14:textId="77777777" w:rsidR="005D05CE" w:rsidRPr="003358B3" w:rsidRDefault="00B810C9">
      <w:pPr>
        <w:pStyle w:val="FirstParagraph"/>
        <w:rPr>
          <w:lang w:val="es-ES"/>
          <w:rPrChange w:id="655" w:author="Carolina Vera" w:date="2018-02-14T11:50:00Z">
            <w:rPr/>
          </w:rPrChange>
        </w:rPr>
      </w:pPr>
      <w:r w:rsidRPr="003358B3">
        <w:rPr>
          <w:lang w:val="es-ES"/>
          <w:rPrChange w:id="656" w:author="Carolina Vera" w:date="2018-02-14T11:50:00Z">
            <w:rPr/>
          </w:rPrChange>
        </w:rPr>
        <w:t>Existen varios estadísticos que podrían utilizarse para representar la amplitud de la QS3 en una región extendida. La media, la máxima, la moda, la mediana, etc… En este caso, se estudió la posibilidad de representarla con la media o la máxima.</w:t>
      </w:r>
    </w:p>
    <w:p w14:paraId="41B9C278" w14:textId="77777777" w:rsidR="005D05CE" w:rsidRDefault="00B810C9">
      <w:pPr>
        <w:pStyle w:val="FigurewithCaption"/>
      </w:pPr>
      <w:r>
        <w:rPr>
          <w:noProof/>
        </w:rPr>
        <w:drawing>
          <wp:inline distT="0" distB="0" distL="0" distR="0" wp14:anchorId="6B155F88" wp14:editId="2DFED2DA">
            <wp:extent cx="5334000" cy="3618826"/>
            <wp:effectExtent l="0" t="0" r="0" b="0"/>
            <wp:docPr id="25" name="Picture" descr="Distribució de amplitud para 12 fechas. En rojo la amplitud máxima, en azul la amplitud media. - fig:ampl-max-mean"/>
            <wp:cNvGraphicFramePr/>
            <a:graphic xmlns:a="http://schemas.openxmlformats.org/drawingml/2006/main">
              <a:graphicData uri="http://schemas.openxmlformats.org/drawingml/2006/picture">
                <pic:pic xmlns:pic="http://schemas.openxmlformats.org/drawingml/2006/picture">
                  <pic:nvPicPr>
                    <pic:cNvPr id="0" name="Picture" descr="fig/tesis/ampl-max-mean-1.png"/>
                    <pic:cNvPicPr>
                      <a:picLocks noChangeAspect="1" noChangeArrowheads="1"/>
                    </pic:cNvPicPr>
                  </pic:nvPicPr>
                  <pic:blipFill>
                    <a:blip r:embed="rId34"/>
                    <a:stretch>
                      <a:fillRect/>
                    </a:stretch>
                  </pic:blipFill>
                  <pic:spPr bwMode="auto">
                    <a:xfrm>
                      <a:off x="0" y="0"/>
                      <a:ext cx="5334000" cy="3618826"/>
                    </a:xfrm>
                    <a:prstGeom prst="rect">
                      <a:avLst/>
                    </a:prstGeom>
                    <a:noFill/>
                    <a:ln w="9525">
                      <a:noFill/>
                      <a:headEnd/>
                      <a:tailEnd/>
                    </a:ln>
                  </pic:spPr>
                </pic:pic>
              </a:graphicData>
            </a:graphic>
          </wp:inline>
        </w:drawing>
      </w:r>
    </w:p>
    <w:p w14:paraId="0E663E94" w14:textId="77777777" w:rsidR="005D05CE" w:rsidRPr="003358B3" w:rsidRDefault="00B810C9">
      <w:pPr>
        <w:pStyle w:val="ImageCaption"/>
        <w:rPr>
          <w:lang w:val="es-ES"/>
          <w:rPrChange w:id="657" w:author="Carolina Vera" w:date="2018-02-14T11:50:00Z">
            <w:rPr/>
          </w:rPrChange>
        </w:rPr>
      </w:pPr>
      <w:r w:rsidRPr="003358B3">
        <w:rPr>
          <w:lang w:val="es-ES"/>
          <w:rPrChange w:id="658" w:author="Carolina Vera" w:date="2018-02-14T11:50:00Z">
            <w:rPr/>
          </w:rPrChange>
        </w:rPr>
        <w:t>Distribució de amplitud para 12 fechas. En rojo la amplitud máxima, en azul la amplitud media. - fig:ampl-max-mean</w:t>
      </w:r>
    </w:p>
    <w:p w14:paraId="037B7B1A" w14:textId="77777777" w:rsidR="005D05CE" w:rsidRDefault="00B810C9">
      <w:pPr>
        <w:pStyle w:val="FigurewithCaption"/>
      </w:pPr>
      <w:r>
        <w:rPr>
          <w:noProof/>
        </w:rPr>
        <w:lastRenderedPageBreak/>
        <w:drawing>
          <wp:inline distT="0" distB="0" distL="0" distR="0" wp14:anchorId="23EBC525" wp14:editId="26F6EF04">
            <wp:extent cx="5334000" cy="5428240"/>
            <wp:effectExtent l="0" t="0" r="0" b="0"/>
            <wp:docPr id="26" name="Picture" descr="Anomalía zonal geopotencial en 300hPa para fechas seleccionadas. - fig:ghz-ncep-select"/>
            <wp:cNvGraphicFramePr/>
            <a:graphic xmlns:a="http://schemas.openxmlformats.org/drawingml/2006/main">
              <a:graphicData uri="http://schemas.openxmlformats.org/drawingml/2006/picture">
                <pic:pic xmlns:pic="http://schemas.openxmlformats.org/drawingml/2006/picture">
                  <pic:nvPicPr>
                    <pic:cNvPr id="0" name="Picture" descr="fig/tesis/ghz-ncep-select-1.png"/>
                    <pic:cNvPicPr>
                      <a:picLocks noChangeAspect="1" noChangeArrowheads="1"/>
                    </pic:cNvPicPr>
                  </pic:nvPicPr>
                  <pic:blipFill>
                    <a:blip r:embed="rId35"/>
                    <a:stretch>
                      <a:fillRect/>
                    </a:stretch>
                  </pic:blipFill>
                  <pic:spPr bwMode="auto">
                    <a:xfrm>
                      <a:off x="0" y="0"/>
                      <a:ext cx="5334000" cy="5428240"/>
                    </a:xfrm>
                    <a:prstGeom prst="rect">
                      <a:avLst/>
                    </a:prstGeom>
                    <a:noFill/>
                    <a:ln w="9525">
                      <a:noFill/>
                      <a:headEnd/>
                      <a:tailEnd/>
                    </a:ln>
                  </pic:spPr>
                </pic:pic>
              </a:graphicData>
            </a:graphic>
          </wp:inline>
        </w:drawing>
      </w:r>
    </w:p>
    <w:p w14:paraId="332E44ED" w14:textId="77777777" w:rsidR="005D05CE" w:rsidRPr="003358B3" w:rsidRDefault="00B810C9">
      <w:pPr>
        <w:pStyle w:val="ImageCaption"/>
        <w:rPr>
          <w:lang w:val="es-ES"/>
          <w:rPrChange w:id="659" w:author="Carolina Vera" w:date="2018-02-14T11:50:00Z">
            <w:rPr/>
          </w:rPrChange>
        </w:rPr>
      </w:pPr>
      <w:r w:rsidRPr="003358B3">
        <w:rPr>
          <w:lang w:val="es-ES"/>
          <w:rPrChange w:id="660" w:author="Carolina Vera" w:date="2018-02-14T11:50:00Z">
            <w:rPr/>
          </w:rPrChange>
        </w:rPr>
        <w:t>Anomalía zonal geopotencial en 300hPa para fechas seleccionadas. - fig:ghz-ncep-select</w:t>
      </w:r>
    </w:p>
    <w:p w14:paraId="1116FF95" w14:textId="77777777" w:rsidR="005D05CE" w:rsidRPr="003358B3" w:rsidRDefault="00B810C9">
      <w:pPr>
        <w:pStyle w:val="Textoindependiente"/>
        <w:rPr>
          <w:lang w:val="es-ES"/>
          <w:rPrChange w:id="661" w:author="Carolina Vera" w:date="2018-02-14T11:50:00Z">
            <w:rPr/>
          </w:rPrChange>
        </w:rPr>
      </w:pPr>
      <w:r w:rsidRPr="003358B3">
        <w:rPr>
          <w:lang w:val="es-ES"/>
          <w:rPrChange w:id="662" w:author="Carolina Vera" w:date="2018-02-14T11:50:00Z">
            <w:rPr/>
          </w:rPrChange>
        </w:rPr>
        <w:t>Se seleccionaron 9 casos que representan distintas características de la amplitud media y la máxima. Sus valores se muestran en la , y los campos de Z* (con las QS1 y QS2 restadas) en la .</w:t>
      </w:r>
    </w:p>
    <w:p w14:paraId="3A57B58B" w14:textId="77777777" w:rsidR="005D05CE" w:rsidRPr="003358B3" w:rsidRDefault="00B810C9">
      <w:pPr>
        <w:pStyle w:val="Textoindependiente"/>
        <w:rPr>
          <w:lang w:val="es-ES"/>
          <w:rPrChange w:id="663" w:author="Carolina Vera" w:date="2018-02-14T11:50:00Z">
            <w:rPr/>
          </w:rPrChange>
        </w:rPr>
      </w:pPr>
      <w:r w:rsidRPr="003358B3">
        <w:rPr>
          <w:lang w:val="es-ES"/>
          <w:rPrChange w:id="664" w:author="Carolina Vera" w:date="2018-02-14T11:50:00Z">
            <w:rPr/>
          </w:rPrChange>
        </w:rPr>
        <w:t>Comparando mayo de 1997 con abril de 2012, ambos tienen una media muy similar (), pero la máxima del primero es menor que la del segundo. Observando el campo de geopotencial (), la QS3 se aprecia mucho más claramente en 2012 que en 1997.</w:t>
      </w:r>
    </w:p>
    <w:p w14:paraId="51DC7B19" w14:textId="77777777" w:rsidR="005D05CE" w:rsidRPr="003358B3" w:rsidRDefault="00B810C9">
      <w:pPr>
        <w:pStyle w:val="Textoindependiente"/>
        <w:rPr>
          <w:lang w:val="es-ES"/>
          <w:rPrChange w:id="665" w:author="Carolina Vera" w:date="2018-02-14T11:50:00Z">
            <w:rPr/>
          </w:rPrChange>
        </w:rPr>
      </w:pPr>
      <w:r w:rsidRPr="003358B3">
        <w:rPr>
          <w:lang w:val="es-ES"/>
          <w:rPrChange w:id="666" w:author="Carolina Vera" w:date="2018-02-14T11:50:00Z">
            <w:rPr/>
          </w:rPrChange>
        </w:rPr>
        <w:t>Enero de 1985 y julio de 1988 son similares en cuanto a la relación de las métricas de amplitud (), pero en este caso ambos campos de Z* ()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14:paraId="126B539D" w14:textId="77777777" w:rsidR="005D05CE" w:rsidRPr="003358B3" w:rsidRDefault="00B810C9">
      <w:pPr>
        <w:pStyle w:val="Textoindependiente"/>
        <w:rPr>
          <w:lang w:val="es-ES"/>
          <w:rPrChange w:id="667" w:author="Carolina Vera" w:date="2018-02-14T11:50:00Z">
            <w:rPr/>
          </w:rPrChange>
        </w:rPr>
      </w:pPr>
      <w:r w:rsidRPr="003358B3">
        <w:rPr>
          <w:lang w:val="es-ES"/>
          <w:rPrChange w:id="668" w:author="Carolina Vera" w:date="2018-02-14T11:50:00Z">
            <w:rPr/>
          </w:rPrChange>
        </w:rPr>
        <w:lastRenderedPageBreak/>
        <w:t>El par septiembre de 2000 y diciembre de 1990 es más claro. Ambas medidas de amplitud son mayores en 1990 () y, en efecto, el campo de Z* () tiene una estructura de QS3 zonal más clara que el de 2000. Sin embargo, las anomalías sí están presentes en 1990 –un tren de ondas similar al de enero de 1985, aunque con distinta fase– son más intensas, por lo que su efecto local puede ser mayor que las de 2000.</w:t>
      </w:r>
    </w:p>
    <w:p w14:paraId="3A73663B" w14:textId="77777777" w:rsidR="005D05CE" w:rsidRPr="003358B3" w:rsidRDefault="00B810C9">
      <w:pPr>
        <w:pStyle w:val="Textoindependiente"/>
        <w:rPr>
          <w:lang w:val="es-ES"/>
          <w:rPrChange w:id="669" w:author="Carolina Vera" w:date="2018-02-14T11:50:00Z">
            <w:rPr/>
          </w:rPrChange>
        </w:rPr>
      </w:pPr>
      <w:r w:rsidRPr="003358B3">
        <w:rPr>
          <w:lang w:val="es-ES"/>
          <w:rPrChange w:id="670" w:author="Carolina Vera" w:date="2018-02-14T11:50:00Z">
            <w:rPr/>
          </w:rPrChange>
        </w:rPr>
        <w:t>Más extrema aún es la diferencia entre septiembre de 2000 y octubre de 2003. Ambos meses tienen una métrica de amplitud similares (), pero la QS3 es apenas distinguible en el segundo mes ().</w:t>
      </w:r>
    </w:p>
    <w:p w14:paraId="7825C81C" w14:textId="77777777" w:rsidR="005D05CE" w:rsidRPr="003358B3" w:rsidRDefault="00B810C9">
      <w:pPr>
        <w:pStyle w:val="Textoindependiente"/>
        <w:rPr>
          <w:lang w:val="es-ES"/>
          <w:rPrChange w:id="671" w:author="Carolina Vera" w:date="2018-02-14T11:50:00Z">
            <w:rPr/>
          </w:rPrChange>
        </w:rPr>
      </w:pPr>
      <w:r w:rsidRPr="003358B3">
        <w:rPr>
          <w:lang w:val="es-ES"/>
          <w:rPrChange w:id="672" w:author="Carolina Vera" w:date="2018-02-14T11:50:00Z">
            <w:rPr/>
          </w:rPrChange>
        </w:rPr>
        <w:t>Estos casos ilustran algunas limitaciones del análisis que sigue. Algunos problemas son inherentes al intentar representar una estructura con variabilidad espacial a partir de un sólo número y otros están atados a la limitación de la descomposición de fourier que trata toda onda como una onda planetaria.</w:t>
      </w:r>
    </w:p>
    <w:p w14:paraId="5C7AE2D7" w14:textId="77777777" w:rsidR="005D05CE" w:rsidRDefault="00B810C9">
      <w:pPr>
        <w:pStyle w:val="FigurewithCaption"/>
      </w:pPr>
      <w:r>
        <w:rPr>
          <w:noProof/>
        </w:rPr>
        <w:drawing>
          <wp:inline distT="0" distB="0" distL="0" distR="0" wp14:anchorId="6A3C265F" wp14:editId="2098F403">
            <wp:extent cx="5334000" cy="3618826"/>
            <wp:effectExtent l="0" t="0" r="0" b="0"/>
            <wp:docPr id="27" name="Picture" descr="Correlación entre amplitud máxima y media. - fig:cor-mean-max"/>
            <wp:cNvGraphicFramePr/>
            <a:graphic xmlns:a="http://schemas.openxmlformats.org/drawingml/2006/main">
              <a:graphicData uri="http://schemas.openxmlformats.org/drawingml/2006/picture">
                <pic:pic xmlns:pic="http://schemas.openxmlformats.org/drawingml/2006/picture">
                  <pic:nvPicPr>
                    <pic:cNvPr id="0" name="Picture" descr="fig/tesis/cor-mean-max-1.png"/>
                    <pic:cNvPicPr>
                      <a:picLocks noChangeAspect="1" noChangeArrowheads="1"/>
                    </pic:cNvPicPr>
                  </pic:nvPicPr>
                  <pic:blipFill>
                    <a:blip r:embed="rId36"/>
                    <a:stretch>
                      <a:fillRect/>
                    </a:stretch>
                  </pic:blipFill>
                  <pic:spPr bwMode="auto">
                    <a:xfrm>
                      <a:off x="0" y="0"/>
                      <a:ext cx="5334000" cy="3618826"/>
                    </a:xfrm>
                    <a:prstGeom prst="rect">
                      <a:avLst/>
                    </a:prstGeom>
                    <a:noFill/>
                    <a:ln w="9525">
                      <a:noFill/>
                      <a:headEnd/>
                      <a:tailEnd/>
                    </a:ln>
                  </pic:spPr>
                </pic:pic>
              </a:graphicData>
            </a:graphic>
          </wp:inline>
        </w:drawing>
      </w:r>
    </w:p>
    <w:p w14:paraId="715D37EE" w14:textId="77777777" w:rsidR="005D05CE" w:rsidRPr="003358B3" w:rsidRDefault="00B810C9">
      <w:pPr>
        <w:pStyle w:val="ImageCaption"/>
        <w:rPr>
          <w:lang w:val="es-ES"/>
          <w:rPrChange w:id="673" w:author="Carolina Vera" w:date="2018-02-14T11:50:00Z">
            <w:rPr/>
          </w:rPrChange>
        </w:rPr>
      </w:pPr>
      <w:r w:rsidRPr="003358B3">
        <w:rPr>
          <w:lang w:val="es-ES"/>
          <w:rPrChange w:id="674" w:author="Carolina Vera" w:date="2018-02-14T11:50:00Z">
            <w:rPr/>
          </w:rPrChange>
        </w:rPr>
        <w:t>Correlación entre amplitud máxima y media. - fig:cor-mean-max</w:t>
      </w:r>
    </w:p>
    <w:p w14:paraId="20379FE5" w14:textId="77777777" w:rsidR="005D05CE" w:rsidRPr="003358B3" w:rsidRDefault="00B810C9">
      <w:pPr>
        <w:pStyle w:val="Textoindependiente"/>
        <w:rPr>
          <w:lang w:val="es-ES"/>
          <w:rPrChange w:id="675" w:author="Carolina Vera" w:date="2018-02-14T11:50:00Z">
            <w:rPr/>
          </w:rPrChange>
        </w:rPr>
      </w:pPr>
      <w:r w:rsidRPr="003358B3">
        <w:rPr>
          <w:lang w:val="es-ES"/>
          <w:rPrChange w:id="676" w:author="Carolina Vera" w:date="2018-02-14T11:50:00Z">
            <w:rPr/>
          </w:rPrChange>
        </w:rPr>
        <w:t>Es importante tener en cuenta que estos 9 casos fueron seleccionados específicamente para ilustrar estas limitaciones y que no son necesariamente representativos de la totalidad de casos posibles. Como se muestra en la , la amplitud media máxima tienen una excelente correlación (</w:t>
      </w:r>
      <m:oMath>
        <m:sSup>
          <m:sSupPr>
            <m:ctrlPr>
              <w:rPr>
                <w:rFonts w:ascii="Cambria Math" w:hAnsi="Cambria Math"/>
              </w:rPr>
            </m:ctrlPr>
          </m:sSupPr>
          <m:e>
            <m:r>
              <w:rPr>
                <w:rFonts w:ascii="Cambria Math" w:hAnsi="Cambria Math"/>
              </w:rPr>
              <m:t>r</m:t>
            </m:r>
          </m:e>
          <m:sup>
            <m:r>
              <w:rPr>
                <w:rFonts w:ascii="Cambria Math" w:hAnsi="Cambria Math"/>
                <w:lang w:val="es-ES"/>
                <w:rPrChange w:id="677" w:author="Carolina Vera" w:date="2018-02-14T11:50:00Z">
                  <w:rPr>
                    <w:rFonts w:ascii="Cambria Math" w:hAnsi="Cambria Math"/>
                  </w:rPr>
                </w:rPrChange>
              </w:rPr>
              <m:t>2</m:t>
            </m:r>
          </m:sup>
        </m:sSup>
        <m:r>
          <w:rPr>
            <w:rFonts w:ascii="Cambria Math" w:hAnsi="Cambria Math"/>
            <w:lang w:val="es-ES"/>
            <w:rPrChange w:id="678" w:author="Carolina Vera" w:date="2018-02-14T11:50:00Z">
              <w:rPr>
                <w:rFonts w:ascii="Cambria Math" w:hAnsi="Cambria Math"/>
              </w:rPr>
            </w:rPrChange>
          </w:rPr>
          <m:t>&gt;0.9</m:t>
        </m:r>
      </m:oMath>
      <w:r w:rsidRPr="003358B3">
        <w:rPr>
          <w:lang w:val="es-ES"/>
          <w:rPrChange w:id="679" w:author="Carolina Vera" w:date="2018-02-14T11:50:00Z">
            <w:rPr/>
          </w:rPrChange>
        </w:rPr>
        <w:t>) y una relación lineal. Debido a esto, a fines estadísticos la elección de una métrica o la otra no tiene una influencia importante. Desde este momento se usará la amplitud media.</w:t>
      </w:r>
    </w:p>
    <w:p w14:paraId="10FDE68A" w14:textId="77777777" w:rsidR="005D05CE" w:rsidRPr="003358B3" w:rsidRDefault="00B810C9">
      <w:pPr>
        <w:pStyle w:val="Textoindependiente"/>
        <w:rPr>
          <w:lang w:val="es-ES"/>
          <w:rPrChange w:id="680" w:author="Carolina Vera" w:date="2018-02-14T11:50:00Z">
            <w:rPr/>
          </w:rPrChange>
        </w:rPr>
      </w:pPr>
      <w:r w:rsidRPr="003358B3">
        <w:rPr>
          <w:lang w:val="es-ES"/>
          <w:rPrChange w:id="681" w:author="Carolina Vera" w:date="2018-02-14T11:50:00Z">
            <w:rPr/>
          </w:rPrChange>
        </w:rPr>
        <w:t xml:space="preserve">El ciclo anual de la amplitud media se muestra en la Figura  donde los puntos son datos puntuales. La amplitud máxima se da en agosto así como la mayor variabilidad. Esto es de esperarse en una variable definida positiva que toma valores cercanos a </w:t>
      </w:r>
      <w:r w:rsidRPr="003358B3">
        <w:rPr>
          <w:lang w:val="es-ES"/>
          <w:rPrChange w:id="682" w:author="Carolina Vera" w:date="2018-02-14T11:50:00Z">
            <w:rPr/>
          </w:rPrChange>
        </w:rPr>
        <w:lastRenderedPageBreak/>
        <w:t>cero. Notar que la amplitud media no es mínima en los meses de primavera, en contraste con lo observado en el análisis climatológico () y los campos reconstruidos (). La resolución a este problema radica en el análisis de la fase ().</w:t>
      </w:r>
    </w:p>
    <w:p w14:paraId="77820782" w14:textId="77777777" w:rsidR="005D05CE" w:rsidRDefault="00B810C9">
      <w:pPr>
        <w:pStyle w:val="Textoindependiente"/>
      </w:pPr>
      <w:r>
        <w:rPr>
          <w:noProof/>
        </w:rPr>
        <w:drawing>
          <wp:inline distT="0" distB="0" distL="0" distR="0" wp14:anchorId="26D5E757" wp14:editId="7718BCAF">
            <wp:extent cx="5334000" cy="3618826"/>
            <wp:effectExtent l="0" t="0" r="0" b="0"/>
            <wp:docPr id="28" name="Picture" descr="Amplitud media - fig:ampl-ts"/>
            <wp:cNvGraphicFramePr/>
            <a:graphic xmlns:a="http://schemas.openxmlformats.org/drawingml/2006/main">
              <a:graphicData uri="http://schemas.openxmlformats.org/drawingml/2006/picture">
                <pic:pic xmlns:pic="http://schemas.openxmlformats.org/drawingml/2006/picture">
                  <pic:nvPicPr>
                    <pic:cNvPr id="0" name="Picture" descr="fig/tesis/ampl-ts-1.png"/>
                    <pic:cNvPicPr>
                      <a:picLocks noChangeAspect="1" noChangeArrowheads="1"/>
                    </pic:cNvPicPr>
                  </pic:nvPicPr>
                  <pic:blipFill>
                    <a:blip r:embed="rId37"/>
                    <a:stretch>
                      <a:fillRect/>
                    </a:stretch>
                  </pic:blipFill>
                  <pic:spPr bwMode="auto">
                    <a:xfrm>
                      <a:off x="0" y="0"/>
                      <a:ext cx="5334000" cy="3618826"/>
                    </a:xfrm>
                    <a:prstGeom prst="rect">
                      <a:avLst/>
                    </a:prstGeom>
                    <a:noFill/>
                    <a:ln w="9525">
                      <a:noFill/>
                      <a:headEnd/>
                      <a:tailEnd/>
                    </a:ln>
                  </pic:spPr>
                </pic:pic>
              </a:graphicData>
            </a:graphic>
          </wp:inline>
        </w:drawing>
      </w:r>
      <w:r>
        <w:rPr>
          <w:noProof/>
        </w:rPr>
        <w:drawing>
          <wp:inline distT="0" distB="0" distL="0" distR="0" wp14:anchorId="0B0B7BBD" wp14:editId="5296C65E">
            <wp:extent cx="5334000" cy="3618826"/>
            <wp:effectExtent l="0" t="0" r="0" b="0"/>
            <wp:docPr id="29" name="Picture" descr="Amplitud media - fig:ampl-ts"/>
            <wp:cNvGraphicFramePr/>
            <a:graphic xmlns:a="http://schemas.openxmlformats.org/drawingml/2006/main">
              <a:graphicData uri="http://schemas.openxmlformats.org/drawingml/2006/picture">
                <pic:pic xmlns:pic="http://schemas.openxmlformats.org/drawingml/2006/picture">
                  <pic:nvPicPr>
                    <pic:cNvPr id="0" name="Picture" descr="fig/tesis/ampl-ts-2.png"/>
                    <pic:cNvPicPr>
                      <a:picLocks noChangeAspect="1" noChangeArrowheads="1"/>
                    </pic:cNvPicPr>
                  </pic:nvPicPr>
                  <pic:blipFill>
                    <a:blip r:embed="rId38"/>
                    <a:stretch>
                      <a:fillRect/>
                    </a:stretch>
                  </pic:blipFill>
                  <pic:spPr bwMode="auto">
                    <a:xfrm>
                      <a:off x="0" y="0"/>
                      <a:ext cx="5334000" cy="3618826"/>
                    </a:xfrm>
                    <a:prstGeom prst="rect">
                      <a:avLst/>
                    </a:prstGeom>
                    <a:noFill/>
                    <a:ln w="9525">
                      <a:noFill/>
                      <a:headEnd/>
                      <a:tailEnd/>
                    </a:ln>
                  </pic:spPr>
                </pic:pic>
              </a:graphicData>
            </a:graphic>
          </wp:inline>
        </w:drawing>
      </w:r>
    </w:p>
    <w:p w14:paraId="5266FC17" w14:textId="77777777" w:rsidR="005D05CE" w:rsidRPr="003358B3" w:rsidRDefault="00B810C9">
      <w:pPr>
        <w:pStyle w:val="Textoindependiente"/>
        <w:rPr>
          <w:lang w:val="es-ES"/>
          <w:rPrChange w:id="683" w:author="Carolina Vera" w:date="2018-02-14T11:50:00Z">
            <w:rPr/>
          </w:rPrChange>
        </w:rPr>
      </w:pPr>
      <w:r w:rsidRPr="003358B3">
        <w:rPr>
          <w:lang w:val="es-ES"/>
          <w:rPrChange w:id="684" w:author="Carolina Vera" w:date="2018-02-14T11:50:00Z">
            <w:rPr/>
          </w:rPrChange>
        </w:rPr>
        <w:lastRenderedPageBreak/>
        <w:t>La serie temporal de la amplitud media se muestra en la Figura  donde en líneas horizontales se marca la amplitud media anual para cada año indicando en color rojo o azul si dicho valor está por encima o debajo de la media de la serie respectivamente. Se observan 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14:paraId="53E1CD8E" w14:textId="77777777" w:rsidR="005D05CE" w:rsidRDefault="00B810C9">
      <w:pPr>
        <w:pStyle w:val="FigurewithCaption"/>
      </w:pPr>
      <w:r>
        <w:rPr>
          <w:noProof/>
        </w:rPr>
        <w:drawing>
          <wp:inline distT="0" distB="0" distL="0" distR="0" wp14:anchorId="7D44F3A3" wp14:editId="5943BF35">
            <wp:extent cx="5334000" cy="3618826"/>
            <wp:effectExtent l="0" t="0" r="0" b="0"/>
            <wp:docPr id="30" name="Picture" descr="Análisis de wavelet para la amplitud de la onda 3. - fig:wavelet-period - SÓLO BORRADOR"/>
            <wp:cNvGraphicFramePr/>
            <a:graphic xmlns:a="http://schemas.openxmlformats.org/drawingml/2006/main">
              <a:graphicData uri="http://schemas.openxmlformats.org/drawingml/2006/picture">
                <pic:pic xmlns:pic="http://schemas.openxmlformats.org/drawingml/2006/picture">
                  <pic:nvPicPr>
                    <pic:cNvPr id="0" name="Picture" descr="fig/tesis/wavelet-period-1.png"/>
                    <pic:cNvPicPr>
                      <a:picLocks noChangeAspect="1" noChangeArrowheads="1"/>
                    </pic:cNvPicPr>
                  </pic:nvPicPr>
                  <pic:blipFill>
                    <a:blip r:embed="rId39"/>
                    <a:stretch>
                      <a:fillRect/>
                    </a:stretch>
                  </pic:blipFill>
                  <pic:spPr bwMode="auto">
                    <a:xfrm>
                      <a:off x="0" y="0"/>
                      <a:ext cx="5334000" cy="3618826"/>
                    </a:xfrm>
                    <a:prstGeom prst="rect">
                      <a:avLst/>
                    </a:prstGeom>
                    <a:noFill/>
                    <a:ln w="9525">
                      <a:noFill/>
                      <a:headEnd/>
                      <a:tailEnd/>
                    </a:ln>
                  </pic:spPr>
                </pic:pic>
              </a:graphicData>
            </a:graphic>
          </wp:inline>
        </w:drawing>
      </w:r>
    </w:p>
    <w:p w14:paraId="18979A34" w14:textId="77777777" w:rsidR="005D05CE" w:rsidRPr="003358B3" w:rsidRDefault="00B810C9">
      <w:pPr>
        <w:pStyle w:val="ImageCaption"/>
        <w:rPr>
          <w:lang w:val="es-ES"/>
          <w:rPrChange w:id="685" w:author="Carolina Vera" w:date="2018-02-14T11:50:00Z">
            <w:rPr/>
          </w:rPrChange>
        </w:rPr>
      </w:pPr>
      <w:r w:rsidRPr="003358B3">
        <w:rPr>
          <w:lang w:val="es-ES"/>
          <w:rPrChange w:id="686" w:author="Carolina Vera" w:date="2018-02-14T11:50:00Z">
            <w:rPr/>
          </w:rPrChange>
        </w:rPr>
        <w:t>Análisis de wavelet para la amplitud de la onda 3. - fig:wavelet-period - SÓLO BORRADOR</w:t>
      </w:r>
    </w:p>
    <w:p w14:paraId="0B0379A9" w14:textId="77777777" w:rsidR="005D05CE" w:rsidRDefault="00B810C9">
      <w:pPr>
        <w:pStyle w:val="FigurewithCaption"/>
      </w:pPr>
      <w:r>
        <w:rPr>
          <w:noProof/>
        </w:rPr>
        <w:lastRenderedPageBreak/>
        <w:drawing>
          <wp:inline distT="0" distB="0" distL="0" distR="0" wp14:anchorId="170B2BFF" wp14:editId="22A3A404">
            <wp:extent cx="5334000" cy="3618826"/>
            <wp:effectExtent l="0" t="0" r="0" b="0"/>
            <wp:docPr id="31" name="Picture" descr="Función de autocorrelación para la amplitud media anual de la onda 3 - fig:acf-ampl - SÓLO BORRADOR"/>
            <wp:cNvGraphicFramePr/>
            <a:graphic xmlns:a="http://schemas.openxmlformats.org/drawingml/2006/main">
              <a:graphicData uri="http://schemas.openxmlformats.org/drawingml/2006/picture">
                <pic:pic xmlns:pic="http://schemas.openxmlformats.org/drawingml/2006/picture">
                  <pic:nvPicPr>
                    <pic:cNvPr id="0" name="Picture" descr="fig/tesis/acf-ampl-1.png"/>
                    <pic:cNvPicPr>
                      <a:picLocks noChangeAspect="1" noChangeArrowheads="1"/>
                    </pic:cNvPicPr>
                  </pic:nvPicPr>
                  <pic:blipFill>
                    <a:blip r:embed="rId40"/>
                    <a:stretch>
                      <a:fillRect/>
                    </a:stretch>
                  </pic:blipFill>
                  <pic:spPr bwMode="auto">
                    <a:xfrm>
                      <a:off x="0" y="0"/>
                      <a:ext cx="5334000" cy="3618826"/>
                    </a:xfrm>
                    <a:prstGeom prst="rect">
                      <a:avLst/>
                    </a:prstGeom>
                    <a:noFill/>
                    <a:ln w="9525">
                      <a:noFill/>
                      <a:headEnd/>
                      <a:tailEnd/>
                    </a:ln>
                  </pic:spPr>
                </pic:pic>
              </a:graphicData>
            </a:graphic>
          </wp:inline>
        </w:drawing>
      </w:r>
    </w:p>
    <w:p w14:paraId="1F5F07C9" w14:textId="77777777" w:rsidR="005D05CE" w:rsidRPr="003358B3" w:rsidRDefault="00B810C9">
      <w:pPr>
        <w:pStyle w:val="ImageCaption"/>
        <w:rPr>
          <w:lang w:val="es-ES"/>
          <w:rPrChange w:id="687" w:author="Carolina Vera" w:date="2018-02-14T11:50:00Z">
            <w:rPr/>
          </w:rPrChange>
        </w:rPr>
      </w:pPr>
      <w:r w:rsidRPr="003358B3">
        <w:rPr>
          <w:lang w:val="es-ES"/>
          <w:rPrChange w:id="688" w:author="Carolina Vera" w:date="2018-02-14T11:50:00Z">
            <w:rPr/>
          </w:rPrChange>
        </w:rPr>
        <w:t>Función de autocorrelación para la amplitud media anual de la onda 3 - fig:acf-ampl - SÓLO BORRADOR</w:t>
      </w:r>
    </w:p>
    <w:p w14:paraId="1BBA7720" w14:textId="77777777" w:rsidR="005D05CE" w:rsidRPr="003358B3" w:rsidRDefault="00B810C9">
      <w:pPr>
        <w:pStyle w:val="Ttulo2"/>
        <w:rPr>
          <w:lang w:val="es-ES"/>
          <w:rPrChange w:id="689" w:author="Carolina Vera" w:date="2018-02-14T11:50:00Z">
            <w:rPr/>
          </w:rPrChange>
        </w:rPr>
      </w:pPr>
      <w:bookmarkStart w:id="690" w:name="fase"/>
      <w:bookmarkStart w:id="691" w:name="_Toc506372328"/>
      <w:bookmarkEnd w:id="690"/>
      <w:r w:rsidRPr="003358B3">
        <w:rPr>
          <w:lang w:val="es-ES"/>
          <w:rPrChange w:id="692" w:author="Carolina Vera" w:date="2018-02-14T11:50:00Z">
            <w:rPr/>
          </w:rPrChange>
        </w:rPr>
        <w:t>Fase</w:t>
      </w:r>
      <w:bookmarkEnd w:id="691"/>
    </w:p>
    <w:p w14:paraId="5B78B694" w14:textId="77777777" w:rsidR="005D05CE" w:rsidRPr="003358B3" w:rsidRDefault="00B810C9">
      <w:pPr>
        <w:pStyle w:val="FirstParagraph"/>
        <w:rPr>
          <w:lang w:val="es-ES"/>
          <w:rPrChange w:id="693" w:author="Carolina Vera" w:date="2018-02-14T11:50:00Z">
            <w:rPr/>
          </w:rPrChange>
        </w:rPr>
      </w:pPr>
      <w:r w:rsidRPr="003358B3">
        <w:rPr>
          <w:lang w:val="es-ES"/>
          <w:rPrChange w:id="694" w:author="Carolina Vera" w:date="2018-02-14T11:50:00Z">
            <w:rPr/>
          </w:rPrChange>
        </w:rPr>
        <w:t xml:space="preserve">Además de la amplitud, las sondas planetarias se caracterizan por su fase. </w:t>
      </w:r>
    </w:p>
    <w:p w14:paraId="41012F32" w14:textId="77777777" w:rsidR="005D05CE" w:rsidRPr="003358B3" w:rsidRDefault="00B810C9">
      <w:pPr>
        <w:pStyle w:val="Textoindependiente"/>
        <w:rPr>
          <w:lang w:val="es-ES"/>
          <w:rPrChange w:id="695" w:author="Carolina Vera" w:date="2018-02-14T11:50:00Z">
            <w:rPr/>
          </w:rPrChange>
        </w:rPr>
      </w:pPr>
      <w:r w:rsidRPr="003358B3">
        <w:rPr>
          <w:lang w:val="es-ES"/>
          <w:rPrChange w:id="696" w:author="Carolina Vera" w:date="2018-02-14T11:50:00Z">
            <w:rPr/>
          </w:rPrChange>
        </w:rPr>
        <w:t xml:space="preserve">La  muestra la fase media (localización media del máximo de geopotencial) y el rango delimitado por </w:t>
      </w:r>
      <m:oMath>
        <m:r>
          <w:rPr>
            <w:rFonts w:ascii="Cambria Math" w:hAnsi="Cambria Math"/>
            <w:lang w:val="es-ES"/>
            <w:rPrChange w:id="697" w:author="Carolina Vera" w:date="2018-02-14T11:50:00Z">
              <w:rPr>
                <w:rFonts w:ascii="Cambria Math" w:hAnsi="Cambria Math"/>
              </w:rPr>
            </w:rPrChange>
          </w:rPr>
          <m:t>±</m:t>
        </m:r>
      </m:oMath>
      <w:r w:rsidRPr="003358B3">
        <w:rPr>
          <w:lang w:val="es-ES"/>
          <w:rPrChange w:id="698" w:author="Carolina Vera" w:date="2018-02-14T11:50:00Z">
            <w:rPr/>
          </w:rPrChange>
        </w:rPr>
        <w:t xml:space="preserve"> 1 desvío estándar para cada mes para los 20 años con más amplitud de cada mes. En rojo y azul se indican la localización de los centros de máxima y mínima anomalía de geopotencial respectivamente de los 10 casos más extremos. El mapa se muestra para referencia, pero notar que la posición de los puntos en el eje vertical no tiene significado geográfico.</w:t>
      </w:r>
    </w:p>
    <w:p w14:paraId="657C6C6D" w14:textId="77777777" w:rsidR="005D05CE" w:rsidRPr="003358B3" w:rsidRDefault="00B810C9">
      <w:pPr>
        <w:pStyle w:val="Textoindependiente"/>
        <w:rPr>
          <w:lang w:val="es-ES"/>
          <w:rPrChange w:id="699" w:author="Carolina Vera" w:date="2018-02-14T11:50:00Z">
            <w:rPr/>
          </w:rPrChange>
        </w:rPr>
      </w:pPr>
      <w:r w:rsidRPr="003358B3">
        <w:rPr>
          <w:lang w:val="es-ES"/>
          <w:rPrChange w:id="700" w:author="Carolina Vera" w:date="2018-02-14T11:50:00Z">
            <w:rPr/>
          </w:rPrChange>
        </w:rPr>
        <w:t>Se observa el ciclo anual en la fase ya se podía apreciar en la . La fase media se centra en 55°O en enero y se desplaza a 90°O en junio con valores intermedios en los meses de transición. El continente queda al este del máximo de geopotencial en invierno que, por balance geostrófico, implica vientos del sur. En verano se da la situación contraria. Esto reslata que el efecto de la QS3 sobre Sudamérica depende de forma cruicial en la fase.</w:t>
      </w:r>
    </w:p>
    <w:p w14:paraId="71587493" w14:textId="77777777" w:rsidR="005D05CE" w:rsidRPr="003358B3" w:rsidRDefault="00B810C9">
      <w:pPr>
        <w:pStyle w:val="Textoindependiente"/>
        <w:rPr>
          <w:lang w:val="es-ES"/>
          <w:rPrChange w:id="701" w:author="Carolina Vera" w:date="2018-02-14T11:50:00Z">
            <w:rPr/>
          </w:rPrChange>
        </w:rPr>
      </w:pPr>
      <w:r w:rsidRPr="003358B3">
        <w:rPr>
          <w:lang w:val="es-ES"/>
          <w:rPrChange w:id="702" w:author="Carolina Vera" w:date="2018-02-14T11:50:00Z">
            <w:rPr/>
          </w:rPrChange>
        </w:rPr>
        <w:t>Superpuesto a el ciclo anual, en la  también se puede apreciar la variabilidad interanual para cada mes. Ésta es considerable y de una magnitud comparable a la del ciclo anual. En particular, es notorio el aumento en la variabilidad en los meses de primavera, al punto de que en noviembre la fase prácticamente no tiene una posición predilecta.</w:t>
      </w:r>
    </w:p>
    <w:p w14:paraId="697D2994" w14:textId="77777777" w:rsidR="005D05CE" w:rsidRPr="003358B3" w:rsidRDefault="00B810C9">
      <w:pPr>
        <w:pStyle w:val="Textoindependiente"/>
        <w:rPr>
          <w:lang w:val="es-ES"/>
          <w:rPrChange w:id="703" w:author="Carolina Vera" w:date="2018-02-14T11:50:00Z">
            <w:rPr/>
          </w:rPrChange>
        </w:rPr>
      </w:pPr>
      <w:r w:rsidRPr="003358B3">
        <w:rPr>
          <w:lang w:val="es-ES"/>
          <w:rPrChange w:id="704" w:author="Carolina Vera" w:date="2018-02-14T11:50:00Z">
            <w:rPr/>
          </w:rPrChange>
        </w:rPr>
        <w:lastRenderedPageBreak/>
        <w:t>La gran variabilidad presente durante los meses de primavera, en comparación con el resto del año, explica por qué en los campos medios la QS3 aparece débil a pesar de que su amplitud mensual no es menor.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con el campo medio, comparado con el 13% en verano.</w:t>
      </w:r>
    </w:p>
    <w:p w14:paraId="01B10E7A" w14:textId="77777777" w:rsidR="005D05CE" w:rsidRPr="003358B3" w:rsidRDefault="00B810C9">
      <w:pPr>
        <w:pStyle w:val="TableCaption"/>
        <w:rPr>
          <w:lang w:val="es-ES"/>
          <w:rPrChange w:id="705" w:author="Carolina Vera" w:date="2018-02-14T11:50:00Z">
            <w:rPr/>
          </w:rPrChange>
        </w:rPr>
      </w:pPr>
      <w:r w:rsidRPr="003358B3">
        <w:rPr>
          <w:lang w:val="es-ES"/>
          <w:rPrChange w:id="706" w:author="Carolina Vera" w:date="2018-02-14T11:50:00Z">
            <w:rPr/>
          </w:rPrChange>
        </w:rPr>
        <w:t>Desvío estándar de la fase para cada estación - NO SE PUBLICA</w:t>
      </w:r>
    </w:p>
    <w:tbl>
      <w:tblPr>
        <w:tblW w:w="0" w:type="pct"/>
        <w:tblLook w:val="07E0" w:firstRow="1" w:lastRow="1" w:firstColumn="1" w:lastColumn="1" w:noHBand="1" w:noVBand="1"/>
      </w:tblPr>
      <w:tblGrid>
        <w:gridCol w:w="1090"/>
        <w:gridCol w:w="1196"/>
      </w:tblGrid>
      <w:tr w:rsidR="005D05CE" w14:paraId="31F9A547" w14:textId="77777777">
        <w:tc>
          <w:tcPr>
            <w:tcW w:w="0" w:type="auto"/>
            <w:tcBorders>
              <w:bottom w:val="single" w:sz="0" w:space="0" w:color="auto"/>
            </w:tcBorders>
            <w:vAlign w:val="bottom"/>
          </w:tcPr>
          <w:p w14:paraId="00850D88" w14:textId="77777777" w:rsidR="005D05CE" w:rsidRDefault="00B810C9">
            <w:pPr>
              <w:pStyle w:val="Compact"/>
              <w:jc w:val="right"/>
            </w:pPr>
            <w:r>
              <w:t>Estación</w:t>
            </w:r>
          </w:p>
        </w:tc>
        <w:tc>
          <w:tcPr>
            <w:tcW w:w="0" w:type="auto"/>
            <w:tcBorders>
              <w:bottom w:val="single" w:sz="0" w:space="0" w:color="auto"/>
            </w:tcBorders>
            <w:vAlign w:val="bottom"/>
          </w:tcPr>
          <w:p w14:paraId="0B64B829" w14:textId="77777777" w:rsidR="005D05CE" w:rsidRDefault="00B810C9">
            <w:pPr>
              <w:pStyle w:val="Compact"/>
              <w:jc w:val="right"/>
            </w:pPr>
            <w:r>
              <w:t>SD</w:t>
            </w:r>
          </w:p>
        </w:tc>
      </w:tr>
      <w:tr w:rsidR="005D05CE" w14:paraId="4B7E62CD" w14:textId="77777777">
        <w:tc>
          <w:tcPr>
            <w:tcW w:w="0" w:type="auto"/>
          </w:tcPr>
          <w:p w14:paraId="514657D6" w14:textId="77777777" w:rsidR="005D05CE" w:rsidRDefault="00B810C9">
            <w:pPr>
              <w:pStyle w:val="Compact"/>
              <w:jc w:val="right"/>
            </w:pPr>
            <w:r>
              <w:t>1</w:t>
            </w:r>
          </w:p>
        </w:tc>
        <w:tc>
          <w:tcPr>
            <w:tcW w:w="0" w:type="auto"/>
          </w:tcPr>
          <w:p w14:paraId="12A47DE5" w14:textId="77777777" w:rsidR="005D05CE" w:rsidRDefault="00B810C9">
            <w:pPr>
              <w:pStyle w:val="Compact"/>
              <w:jc w:val="right"/>
            </w:pPr>
            <w:r>
              <w:t>17.33446</w:t>
            </w:r>
          </w:p>
        </w:tc>
      </w:tr>
      <w:tr w:rsidR="005D05CE" w14:paraId="1F0A8A8B" w14:textId="77777777">
        <w:tc>
          <w:tcPr>
            <w:tcW w:w="0" w:type="auto"/>
          </w:tcPr>
          <w:p w14:paraId="4AA13D8B" w14:textId="77777777" w:rsidR="005D05CE" w:rsidRDefault="00B810C9">
            <w:pPr>
              <w:pStyle w:val="Compact"/>
              <w:jc w:val="right"/>
            </w:pPr>
            <w:r>
              <w:t>2</w:t>
            </w:r>
          </w:p>
        </w:tc>
        <w:tc>
          <w:tcPr>
            <w:tcW w:w="0" w:type="auto"/>
          </w:tcPr>
          <w:p w14:paraId="26C2ECFE" w14:textId="77777777" w:rsidR="005D05CE" w:rsidRDefault="00B810C9">
            <w:pPr>
              <w:pStyle w:val="Compact"/>
              <w:jc w:val="right"/>
            </w:pPr>
            <w:r>
              <w:t>14.76324</w:t>
            </w:r>
          </w:p>
        </w:tc>
      </w:tr>
      <w:tr w:rsidR="005D05CE" w14:paraId="4B5CD7A0" w14:textId="77777777">
        <w:tc>
          <w:tcPr>
            <w:tcW w:w="0" w:type="auto"/>
          </w:tcPr>
          <w:p w14:paraId="7271A7CC" w14:textId="77777777" w:rsidR="005D05CE" w:rsidRDefault="00B810C9">
            <w:pPr>
              <w:pStyle w:val="Compact"/>
              <w:jc w:val="right"/>
            </w:pPr>
            <w:r>
              <w:t>3</w:t>
            </w:r>
          </w:p>
        </w:tc>
        <w:tc>
          <w:tcPr>
            <w:tcW w:w="0" w:type="auto"/>
          </w:tcPr>
          <w:p w14:paraId="0D3F2AE2" w14:textId="77777777" w:rsidR="005D05CE" w:rsidRDefault="00B810C9">
            <w:pPr>
              <w:pStyle w:val="Compact"/>
              <w:jc w:val="right"/>
            </w:pPr>
            <w:r>
              <w:t>20.77567</w:t>
            </w:r>
          </w:p>
        </w:tc>
      </w:tr>
      <w:tr w:rsidR="005D05CE" w14:paraId="595DE870" w14:textId="77777777">
        <w:tc>
          <w:tcPr>
            <w:tcW w:w="0" w:type="auto"/>
          </w:tcPr>
          <w:p w14:paraId="43C8DF74" w14:textId="77777777" w:rsidR="005D05CE" w:rsidRDefault="00B810C9">
            <w:pPr>
              <w:pStyle w:val="Compact"/>
              <w:jc w:val="right"/>
            </w:pPr>
            <w:r>
              <w:t>4</w:t>
            </w:r>
          </w:p>
        </w:tc>
        <w:tc>
          <w:tcPr>
            <w:tcW w:w="0" w:type="auto"/>
          </w:tcPr>
          <w:p w14:paraId="0C31462D" w14:textId="77777777" w:rsidR="005D05CE" w:rsidRDefault="00B810C9">
            <w:pPr>
              <w:pStyle w:val="Compact"/>
              <w:jc w:val="right"/>
            </w:pPr>
            <w:r>
              <w:t>18.05311</w:t>
            </w:r>
          </w:p>
        </w:tc>
      </w:tr>
      <w:tr w:rsidR="005D05CE" w14:paraId="46107A0B" w14:textId="77777777">
        <w:tc>
          <w:tcPr>
            <w:tcW w:w="0" w:type="auto"/>
          </w:tcPr>
          <w:p w14:paraId="02AB0475" w14:textId="77777777" w:rsidR="005D05CE" w:rsidRDefault="00B810C9">
            <w:pPr>
              <w:pStyle w:val="Compact"/>
              <w:jc w:val="right"/>
            </w:pPr>
            <w:r>
              <w:t>5</w:t>
            </w:r>
          </w:p>
        </w:tc>
        <w:tc>
          <w:tcPr>
            <w:tcW w:w="0" w:type="auto"/>
          </w:tcPr>
          <w:p w14:paraId="75D6A1F7" w14:textId="77777777" w:rsidR="005D05CE" w:rsidRDefault="00B810C9">
            <w:pPr>
              <w:pStyle w:val="Compact"/>
              <w:jc w:val="right"/>
            </w:pPr>
            <w:r>
              <w:t>24.53463</w:t>
            </w:r>
          </w:p>
        </w:tc>
      </w:tr>
      <w:tr w:rsidR="005D05CE" w14:paraId="213BA20D" w14:textId="77777777">
        <w:tc>
          <w:tcPr>
            <w:tcW w:w="0" w:type="auto"/>
          </w:tcPr>
          <w:p w14:paraId="0126C567" w14:textId="77777777" w:rsidR="005D05CE" w:rsidRDefault="00B810C9">
            <w:pPr>
              <w:pStyle w:val="Compact"/>
              <w:jc w:val="right"/>
            </w:pPr>
            <w:r>
              <w:t>6</w:t>
            </w:r>
          </w:p>
        </w:tc>
        <w:tc>
          <w:tcPr>
            <w:tcW w:w="0" w:type="auto"/>
          </w:tcPr>
          <w:p w14:paraId="476FA5E2" w14:textId="77777777" w:rsidR="005D05CE" w:rsidRDefault="00B810C9">
            <w:pPr>
              <w:pStyle w:val="Compact"/>
              <w:jc w:val="right"/>
            </w:pPr>
            <w:r>
              <w:t>22.75816</w:t>
            </w:r>
          </w:p>
        </w:tc>
      </w:tr>
      <w:tr w:rsidR="005D05CE" w14:paraId="5B9F46EC" w14:textId="77777777">
        <w:tc>
          <w:tcPr>
            <w:tcW w:w="0" w:type="auto"/>
          </w:tcPr>
          <w:p w14:paraId="07C48E97" w14:textId="77777777" w:rsidR="005D05CE" w:rsidRDefault="00B810C9">
            <w:pPr>
              <w:pStyle w:val="Compact"/>
              <w:jc w:val="right"/>
            </w:pPr>
            <w:r>
              <w:t>7</w:t>
            </w:r>
          </w:p>
        </w:tc>
        <w:tc>
          <w:tcPr>
            <w:tcW w:w="0" w:type="auto"/>
          </w:tcPr>
          <w:p w14:paraId="1A9EDD5F" w14:textId="77777777" w:rsidR="005D05CE" w:rsidRDefault="00B810C9">
            <w:pPr>
              <w:pStyle w:val="Compact"/>
              <w:jc w:val="right"/>
            </w:pPr>
            <w:r>
              <w:t>19.78503</w:t>
            </w:r>
          </w:p>
        </w:tc>
      </w:tr>
      <w:tr w:rsidR="005D05CE" w14:paraId="3EC84642" w14:textId="77777777">
        <w:tc>
          <w:tcPr>
            <w:tcW w:w="0" w:type="auto"/>
          </w:tcPr>
          <w:p w14:paraId="0870BB88" w14:textId="77777777" w:rsidR="005D05CE" w:rsidRDefault="00B810C9">
            <w:pPr>
              <w:pStyle w:val="Compact"/>
              <w:jc w:val="right"/>
            </w:pPr>
            <w:r>
              <w:t>8</w:t>
            </w:r>
          </w:p>
        </w:tc>
        <w:tc>
          <w:tcPr>
            <w:tcW w:w="0" w:type="auto"/>
          </w:tcPr>
          <w:p w14:paraId="67D7042E" w14:textId="77777777" w:rsidR="005D05CE" w:rsidRDefault="00B810C9">
            <w:pPr>
              <w:pStyle w:val="Compact"/>
              <w:jc w:val="right"/>
            </w:pPr>
            <w:r>
              <w:t>22.25149</w:t>
            </w:r>
          </w:p>
        </w:tc>
      </w:tr>
      <w:tr w:rsidR="005D05CE" w14:paraId="2131C5AF" w14:textId="77777777">
        <w:tc>
          <w:tcPr>
            <w:tcW w:w="0" w:type="auto"/>
          </w:tcPr>
          <w:p w14:paraId="243C1AE2" w14:textId="77777777" w:rsidR="005D05CE" w:rsidRDefault="00B810C9">
            <w:pPr>
              <w:pStyle w:val="Compact"/>
              <w:jc w:val="right"/>
            </w:pPr>
            <w:r>
              <w:t>9</w:t>
            </w:r>
          </w:p>
        </w:tc>
        <w:tc>
          <w:tcPr>
            <w:tcW w:w="0" w:type="auto"/>
          </w:tcPr>
          <w:p w14:paraId="30E01FD4" w14:textId="77777777" w:rsidR="005D05CE" w:rsidRDefault="00B810C9">
            <w:pPr>
              <w:pStyle w:val="Compact"/>
              <w:jc w:val="right"/>
            </w:pPr>
            <w:r>
              <w:t>22.27158</w:t>
            </w:r>
          </w:p>
        </w:tc>
      </w:tr>
      <w:tr w:rsidR="005D05CE" w14:paraId="0804F0A4" w14:textId="77777777">
        <w:tc>
          <w:tcPr>
            <w:tcW w:w="0" w:type="auto"/>
          </w:tcPr>
          <w:p w14:paraId="0D7990DC" w14:textId="77777777" w:rsidR="005D05CE" w:rsidRDefault="00B810C9">
            <w:pPr>
              <w:pStyle w:val="Compact"/>
              <w:jc w:val="right"/>
            </w:pPr>
            <w:r>
              <w:t>10</w:t>
            </w:r>
          </w:p>
        </w:tc>
        <w:tc>
          <w:tcPr>
            <w:tcW w:w="0" w:type="auto"/>
          </w:tcPr>
          <w:p w14:paraId="0BB709F0" w14:textId="77777777" w:rsidR="005D05CE" w:rsidRDefault="00B810C9">
            <w:pPr>
              <w:pStyle w:val="Compact"/>
              <w:jc w:val="right"/>
            </w:pPr>
            <w:r>
              <w:t>27.65658</w:t>
            </w:r>
          </w:p>
        </w:tc>
      </w:tr>
      <w:tr w:rsidR="005D05CE" w14:paraId="0580CC8F" w14:textId="77777777">
        <w:tc>
          <w:tcPr>
            <w:tcW w:w="0" w:type="auto"/>
          </w:tcPr>
          <w:p w14:paraId="40907CC0" w14:textId="77777777" w:rsidR="005D05CE" w:rsidRDefault="00B810C9">
            <w:pPr>
              <w:pStyle w:val="Compact"/>
              <w:jc w:val="right"/>
            </w:pPr>
            <w:r>
              <w:t>11</w:t>
            </w:r>
          </w:p>
        </w:tc>
        <w:tc>
          <w:tcPr>
            <w:tcW w:w="0" w:type="auto"/>
          </w:tcPr>
          <w:p w14:paraId="020E9BEF" w14:textId="77777777" w:rsidR="005D05CE" w:rsidRDefault="00B810C9">
            <w:pPr>
              <w:pStyle w:val="Compact"/>
              <w:jc w:val="right"/>
            </w:pPr>
            <w:r>
              <w:t>41.90526</w:t>
            </w:r>
          </w:p>
        </w:tc>
      </w:tr>
      <w:tr w:rsidR="005D05CE" w14:paraId="35DA6E24" w14:textId="77777777">
        <w:tc>
          <w:tcPr>
            <w:tcW w:w="0" w:type="auto"/>
          </w:tcPr>
          <w:p w14:paraId="39344E49" w14:textId="77777777" w:rsidR="005D05CE" w:rsidRDefault="00B810C9">
            <w:pPr>
              <w:pStyle w:val="Compact"/>
              <w:jc w:val="right"/>
            </w:pPr>
            <w:r>
              <w:t>12</w:t>
            </w:r>
          </w:p>
        </w:tc>
        <w:tc>
          <w:tcPr>
            <w:tcW w:w="0" w:type="auto"/>
          </w:tcPr>
          <w:p w14:paraId="26AC2A2B" w14:textId="77777777" w:rsidR="005D05CE" w:rsidRDefault="00B810C9">
            <w:pPr>
              <w:pStyle w:val="Compact"/>
              <w:jc w:val="right"/>
            </w:pPr>
            <w:r>
              <w:t>33.14720</w:t>
            </w:r>
          </w:p>
        </w:tc>
      </w:tr>
    </w:tbl>
    <w:p w14:paraId="17C02F9A" w14:textId="77777777" w:rsidR="005D05CE" w:rsidRPr="003358B3" w:rsidRDefault="00B810C9">
      <w:pPr>
        <w:pStyle w:val="TableCaption"/>
        <w:rPr>
          <w:lang w:val="es-ES"/>
          <w:rPrChange w:id="707" w:author="Carolina Vera" w:date="2018-02-14T11:50:00Z">
            <w:rPr/>
          </w:rPrChange>
        </w:rPr>
      </w:pPr>
      <w:r w:rsidRPr="003358B3">
        <w:rPr>
          <w:lang w:val="es-ES"/>
          <w:rPrChange w:id="708" w:author="Carolina Vera" w:date="2018-02-14T11:50:00Z">
            <w:rPr/>
          </w:rPrChange>
        </w:rPr>
        <w:t>Porcentaje de meses con interferencia destructiva - NO SE PUBLICA</w:t>
      </w:r>
    </w:p>
    <w:tbl>
      <w:tblPr>
        <w:tblW w:w="0" w:type="pct"/>
        <w:tblLook w:val="07E0" w:firstRow="1" w:lastRow="1" w:firstColumn="1" w:lastColumn="1" w:noHBand="1" w:noVBand="1"/>
      </w:tblPr>
      <w:tblGrid>
        <w:gridCol w:w="1290"/>
        <w:gridCol w:w="930"/>
      </w:tblGrid>
      <w:tr w:rsidR="005D05CE" w14:paraId="2DCC9DCC" w14:textId="77777777">
        <w:tc>
          <w:tcPr>
            <w:tcW w:w="0" w:type="auto"/>
            <w:tcBorders>
              <w:bottom w:val="single" w:sz="0" w:space="0" w:color="auto"/>
            </w:tcBorders>
            <w:vAlign w:val="bottom"/>
          </w:tcPr>
          <w:p w14:paraId="42EED63A" w14:textId="77777777" w:rsidR="005D05CE" w:rsidRDefault="00B810C9">
            <w:pPr>
              <w:pStyle w:val="Compact"/>
            </w:pPr>
            <w:r>
              <w:t>season</w:t>
            </w:r>
          </w:p>
        </w:tc>
        <w:tc>
          <w:tcPr>
            <w:tcW w:w="0" w:type="auto"/>
            <w:tcBorders>
              <w:bottom w:val="single" w:sz="0" w:space="0" w:color="auto"/>
            </w:tcBorders>
            <w:vAlign w:val="bottom"/>
          </w:tcPr>
          <w:p w14:paraId="5F9D3A26" w14:textId="77777777" w:rsidR="005D05CE" w:rsidRDefault="00B810C9">
            <w:pPr>
              <w:pStyle w:val="Compact"/>
              <w:jc w:val="right"/>
            </w:pPr>
            <w:r>
              <w:t>V1</w:t>
            </w:r>
          </w:p>
        </w:tc>
      </w:tr>
      <w:tr w:rsidR="005D05CE" w14:paraId="47ECD83A" w14:textId="77777777">
        <w:tc>
          <w:tcPr>
            <w:tcW w:w="0" w:type="auto"/>
          </w:tcPr>
          <w:p w14:paraId="1DCE545B" w14:textId="77777777" w:rsidR="005D05CE" w:rsidRDefault="00B810C9">
            <w:pPr>
              <w:pStyle w:val="Compact"/>
            </w:pPr>
            <w:r>
              <w:t>Verano</w:t>
            </w:r>
          </w:p>
        </w:tc>
        <w:tc>
          <w:tcPr>
            <w:tcW w:w="0" w:type="auto"/>
          </w:tcPr>
          <w:p w14:paraId="0F86F836" w14:textId="77777777" w:rsidR="005D05CE" w:rsidRDefault="00B810C9">
            <w:pPr>
              <w:pStyle w:val="Compact"/>
              <w:jc w:val="right"/>
            </w:pPr>
            <w:r>
              <w:t>12.903</w:t>
            </w:r>
          </w:p>
        </w:tc>
      </w:tr>
      <w:tr w:rsidR="005D05CE" w14:paraId="3DC6FDAB" w14:textId="77777777">
        <w:tc>
          <w:tcPr>
            <w:tcW w:w="0" w:type="auto"/>
          </w:tcPr>
          <w:p w14:paraId="64301424" w14:textId="77777777" w:rsidR="005D05CE" w:rsidRDefault="00B810C9">
            <w:pPr>
              <w:pStyle w:val="Compact"/>
            </w:pPr>
            <w:r>
              <w:t>Otoño</w:t>
            </w:r>
          </w:p>
        </w:tc>
        <w:tc>
          <w:tcPr>
            <w:tcW w:w="0" w:type="auto"/>
          </w:tcPr>
          <w:p w14:paraId="23819893" w14:textId="77777777" w:rsidR="005D05CE" w:rsidRDefault="00B810C9">
            <w:pPr>
              <w:pStyle w:val="Compact"/>
              <w:jc w:val="right"/>
            </w:pPr>
            <w:r>
              <w:t>18.280</w:t>
            </w:r>
          </w:p>
        </w:tc>
      </w:tr>
      <w:tr w:rsidR="005D05CE" w14:paraId="0F2FDF32" w14:textId="77777777">
        <w:tc>
          <w:tcPr>
            <w:tcW w:w="0" w:type="auto"/>
          </w:tcPr>
          <w:p w14:paraId="15FE60CA" w14:textId="77777777" w:rsidR="005D05CE" w:rsidRDefault="00B810C9">
            <w:pPr>
              <w:pStyle w:val="Compact"/>
            </w:pPr>
            <w:r>
              <w:t>Invierno</w:t>
            </w:r>
          </w:p>
        </w:tc>
        <w:tc>
          <w:tcPr>
            <w:tcW w:w="0" w:type="auto"/>
          </w:tcPr>
          <w:p w14:paraId="5AD3ECCA" w14:textId="77777777" w:rsidR="005D05CE" w:rsidRDefault="00B810C9">
            <w:pPr>
              <w:pStyle w:val="Compact"/>
              <w:jc w:val="right"/>
            </w:pPr>
            <w:r>
              <w:t>26.882</w:t>
            </w:r>
          </w:p>
        </w:tc>
      </w:tr>
      <w:tr w:rsidR="005D05CE" w14:paraId="1028A677" w14:textId="77777777">
        <w:tc>
          <w:tcPr>
            <w:tcW w:w="0" w:type="auto"/>
          </w:tcPr>
          <w:p w14:paraId="3A924486" w14:textId="77777777" w:rsidR="005D05CE" w:rsidRDefault="00B810C9">
            <w:pPr>
              <w:pStyle w:val="Compact"/>
            </w:pPr>
            <w:r>
              <w:t>Primavera</w:t>
            </w:r>
          </w:p>
        </w:tc>
        <w:tc>
          <w:tcPr>
            <w:tcW w:w="0" w:type="auto"/>
          </w:tcPr>
          <w:p w14:paraId="185BADD6" w14:textId="77777777" w:rsidR="005D05CE" w:rsidRDefault="00B810C9">
            <w:pPr>
              <w:pStyle w:val="Compact"/>
              <w:jc w:val="right"/>
            </w:pPr>
            <w:r>
              <w:t>31.183</w:t>
            </w:r>
          </w:p>
        </w:tc>
      </w:tr>
    </w:tbl>
    <w:p w14:paraId="0286CDCB" w14:textId="77777777" w:rsidR="005D05CE" w:rsidRPr="003358B3" w:rsidRDefault="00B810C9">
      <w:pPr>
        <w:pStyle w:val="Textoindependiente"/>
        <w:rPr>
          <w:lang w:val="es-ES"/>
          <w:rPrChange w:id="709" w:author="Carolina Vera" w:date="2018-02-14T11:50:00Z">
            <w:rPr/>
          </w:rPrChange>
        </w:rPr>
      </w:pPr>
      <w:r w:rsidRPr="003358B3">
        <w:rPr>
          <w:lang w:val="es-ES"/>
          <w:rPrChange w:id="710" w:author="Carolina Vera" w:date="2018-02-14T11:50:00Z">
            <w:rPr/>
          </w:rPrChange>
        </w:rPr>
        <w:t>Observando ahora la distribución de los centros ciclónicos y anticiclónicos (puntos rojos y azules, respectivamente) se nota que, a pesar de que climatolǵoicamente la Sudamérica está afectada por un máximo de Z* de la QS3, la variabilidad interanual implica que hay un número no despreciable de años donde el continente tiene un mínimo de Z* asociado a esa onda. Aún sólo mirando a los 20 años más intensos de cada mes, en noviembre hay 5 casos y en diciembre, 4.</w:t>
      </w:r>
    </w:p>
    <w:p w14:paraId="08919ED2" w14:textId="77777777" w:rsidR="005D05CE" w:rsidRPr="003358B3" w:rsidRDefault="00B810C9">
      <w:pPr>
        <w:pStyle w:val="Ttulo2"/>
        <w:rPr>
          <w:lang w:val="es-ES"/>
          <w:rPrChange w:id="711" w:author="Carolina Vera" w:date="2018-02-14T11:50:00Z">
            <w:rPr/>
          </w:rPrChange>
        </w:rPr>
      </w:pPr>
      <w:bookmarkStart w:id="712" w:name="estaciones"/>
      <w:bookmarkStart w:id="713" w:name="_Toc506372329"/>
      <w:bookmarkEnd w:id="712"/>
      <w:r w:rsidRPr="003358B3">
        <w:rPr>
          <w:lang w:val="es-ES"/>
          <w:rPrChange w:id="714" w:author="Carolina Vera" w:date="2018-02-14T11:50:00Z">
            <w:rPr/>
          </w:rPrChange>
        </w:rPr>
        <w:t>Estaciones</w:t>
      </w:r>
      <w:bookmarkEnd w:id="713"/>
    </w:p>
    <w:p w14:paraId="55868900" w14:textId="77777777" w:rsidR="005D05CE" w:rsidRPr="003358B3" w:rsidRDefault="00B810C9">
      <w:pPr>
        <w:pStyle w:val="FirstParagraph"/>
        <w:rPr>
          <w:lang w:val="es-ES"/>
          <w:rPrChange w:id="715" w:author="Carolina Vera" w:date="2018-02-14T11:50:00Z">
            <w:rPr/>
          </w:rPrChange>
        </w:rPr>
      </w:pPr>
      <w:r w:rsidRPr="003358B3">
        <w:rPr>
          <w:lang w:val="es-ES"/>
          <w:rPrChange w:id="716" w:author="Carolina Vera" w:date="2018-02-14T11:50:00Z">
            <w:rPr/>
          </w:rPrChange>
        </w:rPr>
        <w:t xml:space="preserve">En las secciones anteriores se mostraron campos medios estacionales utilizando la definición tradicional de las estaciones climatológicas (verano = DEF, otoño = MAM, invierno = JJA, primavera = SON). Sin embargo, como éstas son definidas a partir del </w:t>
      </w:r>
      <w:r w:rsidRPr="003358B3">
        <w:rPr>
          <w:lang w:val="es-ES"/>
          <w:rPrChange w:id="717" w:author="Carolina Vera" w:date="2018-02-14T11:50:00Z">
            <w:rPr/>
          </w:rPrChange>
        </w:rPr>
        <w:lastRenderedPageBreak/>
        <w:t>ciclo anual de temperatura en latitudes medias no constituyen necesariamente el mejor agrupamiento de los datos para otras variables u otras latitudes (por ejemplo, la Antártida ).</w:t>
      </w:r>
    </w:p>
    <w:p w14:paraId="2542A400" w14:textId="77777777" w:rsidR="005D05CE" w:rsidRPr="003358B3" w:rsidRDefault="00B810C9">
      <w:pPr>
        <w:pStyle w:val="Textoindependiente"/>
        <w:rPr>
          <w:lang w:val="es-ES"/>
          <w:rPrChange w:id="718" w:author="Carolina Vera" w:date="2018-02-14T11:50:00Z">
            <w:rPr/>
          </w:rPrChange>
        </w:rPr>
      </w:pPr>
      <w:r w:rsidRPr="003358B3">
        <w:rPr>
          <w:lang w:val="es-ES"/>
          <w:rPrChange w:id="719" w:author="Carolina Vera" w:date="2018-02-14T11:50:00Z">
            <w:rPr/>
          </w:rPrChange>
        </w:rPr>
        <w:t>Una metodología muy utilizada para la clasificación de campos es el análisis de componentes principales (PCA).</w:t>
      </w:r>
    </w:p>
    <w:p w14:paraId="089A6AD8" w14:textId="77777777" w:rsidR="005D05CE" w:rsidRPr="003358B3" w:rsidRDefault="00B810C9">
      <w:pPr>
        <w:pStyle w:val="Textoindependiente"/>
        <w:rPr>
          <w:lang w:val="es-ES"/>
          <w:rPrChange w:id="720" w:author="Carolina Vera" w:date="2018-02-14T11:50:00Z">
            <w:rPr/>
          </w:rPrChange>
        </w:rPr>
      </w:pPr>
      <w:r w:rsidRPr="003358B3">
        <w:rPr>
          <w:lang w:val="es-ES"/>
          <w:rPrChange w:id="721" w:author="Carolina Vera" w:date="2018-02-14T11:50:00Z">
            <w:rPr/>
          </w:rPrChange>
        </w:rPr>
        <w:t>La tabla xx  muestra la varianza explicada de cada componente principal obtenida a partir de los campos reconstruidos de QS3. Las primeras dos componentes explican más del 80% de la varianza y cada una explica una parte similar de la varianza, indicando que se trata de autovalores degenerados. Sabiendo, además, que los campos de QS3 prácticamente sólo tienen dos grados de libertad (amplitud y fase), la elección de seleccionar las dos primera componentes es natural además de justificada por la tabla .</w:t>
      </w:r>
    </w:p>
    <w:p w14:paraId="2701A7F4" w14:textId="77777777" w:rsidR="005D05CE" w:rsidRPr="003358B3" w:rsidRDefault="00B810C9">
      <w:pPr>
        <w:pStyle w:val="TableCaption"/>
        <w:rPr>
          <w:lang w:val="es-ES"/>
          <w:rPrChange w:id="722" w:author="Carolina Vera" w:date="2018-02-14T11:50:00Z">
            <w:rPr/>
          </w:rPrChange>
        </w:rPr>
      </w:pPr>
      <w:r w:rsidRPr="003358B3">
        <w:rPr>
          <w:lang w:val="es-ES"/>
          <w:rPrChange w:id="723" w:author="Carolina Vera" w:date="2018-02-14T11:50:00Z">
            <w:rPr/>
          </w:rPrChange>
        </w:rPr>
        <w:t>Varianza explicada por las 5 primeras componentes principales de los campos de QS3 reconstruidos.</w:t>
      </w:r>
    </w:p>
    <w:tbl>
      <w:tblPr>
        <w:tblW w:w="0" w:type="pct"/>
        <w:tblLook w:val="07E0" w:firstRow="1" w:lastRow="1" w:firstColumn="1" w:lastColumn="1" w:noHBand="1" w:noVBand="1"/>
      </w:tblPr>
      <w:tblGrid>
        <w:gridCol w:w="488"/>
        <w:gridCol w:w="797"/>
      </w:tblGrid>
      <w:tr w:rsidR="005D05CE" w14:paraId="0DD7D578" w14:textId="77777777">
        <w:tc>
          <w:tcPr>
            <w:tcW w:w="0" w:type="auto"/>
            <w:tcBorders>
              <w:bottom w:val="single" w:sz="0" w:space="0" w:color="auto"/>
            </w:tcBorders>
            <w:vAlign w:val="bottom"/>
          </w:tcPr>
          <w:p w14:paraId="0594FA0F" w14:textId="77777777" w:rsidR="005D05CE" w:rsidRDefault="00B810C9">
            <w:pPr>
              <w:pStyle w:val="Compact"/>
              <w:jc w:val="right"/>
            </w:pPr>
            <w:r>
              <w:t>PC</w:t>
            </w:r>
          </w:p>
        </w:tc>
        <w:tc>
          <w:tcPr>
            <w:tcW w:w="0" w:type="auto"/>
            <w:tcBorders>
              <w:bottom w:val="single" w:sz="0" w:space="0" w:color="auto"/>
            </w:tcBorders>
            <w:vAlign w:val="bottom"/>
          </w:tcPr>
          <w:p w14:paraId="3F49D0B0" w14:textId="77777777" w:rsidR="005D05CE" w:rsidRDefault="00B810C9">
            <w:pPr>
              <w:pStyle w:val="Compact"/>
              <w:jc w:val="right"/>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r>
      <w:tr w:rsidR="005D05CE" w14:paraId="568D841E" w14:textId="77777777">
        <w:tc>
          <w:tcPr>
            <w:tcW w:w="0" w:type="auto"/>
          </w:tcPr>
          <w:p w14:paraId="2C2514CB" w14:textId="77777777" w:rsidR="005D05CE" w:rsidRDefault="00B810C9">
            <w:pPr>
              <w:pStyle w:val="Compact"/>
              <w:jc w:val="right"/>
            </w:pPr>
            <w:r>
              <w:t>1</w:t>
            </w:r>
          </w:p>
        </w:tc>
        <w:tc>
          <w:tcPr>
            <w:tcW w:w="0" w:type="auto"/>
          </w:tcPr>
          <w:p w14:paraId="259B6C11" w14:textId="77777777" w:rsidR="005D05CE" w:rsidRDefault="00B810C9">
            <w:pPr>
              <w:pStyle w:val="Compact"/>
              <w:jc w:val="right"/>
            </w:pPr>
            <w:r>
              <w:t>0.436</w:t>
            </w:r>
          </w:p>
        </w:tc>
      </w:tr>
      <w:tr w:rsidR="005D05CE" w14:paraId="42DF84C6" w14:textId="77777777">
        <w:tc>
          <w:tcPr>
            <w:tcW w:w="0" w:type="auto"/>
          </w:tcPr>
          <w:p w14:paraId="0E1258BB" w14:textId="77777777" w:rsidR="005D05CE" w:rsidRDefault="00B810C9">
            <w:pPr>
              <w:pStyle w:val="Compact"/>
              <w:jc w:val="right"/>
            </w:pPr>
            <w:r>
              <w:t>2</w:t>
            </w:r>
          </w:p>
        </w:tc>
        <w:tc>
          <w:tcPr>
            <w:tcW w:w="0" w:type="auto"/>
          </w:tcPr>
          <w:p w14:paraId="70E2ABA3" w14:textId="77777777" w:rsidR="005D05CE" w:rsidRDefault="00B810C9">
            <w:pPr>
              <w:pStyle w:val="Compact"/>
              <w:jc w:val="right"/>
            </w:pPr>
            <w:r>
              <w:t>0.397</w:t>
            </w:r>
          </w:p>
        </w:tc>
      </w:tr>
      <w:tr w:rsidR="005D05CE" w14:paraId="284E06E6" w14:textId="77777777">
        <w:tc>
          <w:tcPr>
            <w:tcW w:w="0" w:type="auto"/>
          </w:tcPr>
          <w:p w14:paraId="13F583D0" w14:textId="77777777" w:rsidR="005D05CE" w:rsidRDefault="00B810C9">
            <w:pPr>
              <w:pStyle w:val="Compact"/>
              <w:jc w:val="right"/>
            </w:pPr>
            <w:r>
              <w:t>3</w:t>
            </w:r>
          </w:p>
        </w:tc>
        <w:tc>
          <w:tcPr>
            <w:tcW w:w="0" w:type="auto"/>
          </w:tcPr>
          <w:p w14:paraId="4CCE7AE8" w14:textId="77777777" w:rsidR="005D05CE" w:rsidRDefault="00B810C9">
            <w:pPr>
              <w:pStyle w:val="Compact"/>
              <w:jc w:val="right"/>
            </w:pPr>
            <w:r>
              <w:t>0.054</w:t>
            </w:r>
          </w:p>
        </w:tc>
      </w:tr>
      <w:tr w:rsidR="005D05CE" w14:paraId="4B7761D9" w14:textId="77777777">
        <w:tc>
          <w:tcPr>
            <w:tcW w:w="0" w:type="auto"/>
          </w:tcPr>
          <w:p w14:paraId="546B7F9E" w14:textId="77777777" w:rsidR="005D05CE" w:rsidRDefault="00B810C9">
            <w:pPr>
              <w:pStyle w:val="Compact"/>
              <w:jc w:val="right"/>
            </w:pPr>
            <w:r>
              <w:t>4</w:t>
            </w:r>
          </w:p>
        </w:tc>
        <w:tc>
          <w:tcPr>
            <w:tcW w:w="0" w:type="auto"/>
          </w:tcPr>
          <w:p w14:paraId="3B0BB6FA" w14:textId="77777777" w:rsidR="005D05CE" w:rsidRDefault="00B810C9">
            <w:pPr>
              <w:pStyle w:val="Compact"/>
              <w:jc w:val="right"/>
            </w:pPr>
            <w:r>
              <w:t>0.038</w:t>
            </w:r>
          </w:p>
        </w:tc>
      </w:tr>
      <w:tr w:rsidR="005D05CE" w14:paraId="0B47DA3B" w14:textId="77777777">
        <w:tc>
          <w:tcPr>
            <w:tcW w:w="0" w:type="auto"/>
          </w:tcPr>
          <w:p w14:paraId="3DF1912E" w14:textId="77777777" w:rsidR="005D05CE" w:rsidRDefault="00B810C9">
            <w:pPr>
              <w:pStyle w:val="Compact"/>
              <w:jc w:val="right"/>
            </w:pPr>
            <w:r>
              <w:t>5</w:t>
            </w:r>
          </w:p>
        </w:tc>
        <w:tc>
          <w:tcPr>
            <w:tcW w:w="0" w:type="auto"/>
          </w:tcPr>
          <w:p w14:paraId="775B7942" w14:textId="77777777" w:rsidR="005D05CE" w:rsidRDefault="00B810C9">
            <w:pPr>
              <w:pStyle w:val="Compact"/>
              <w:jc w:val="right"/>
            </w:pPr>
            <w:r>
              <w:t>0.026</w:t>
            </w:r>
          </w:p>
        </w:tc>
      </w:tr>
    </w:tbl>
    <w:p w14:paraId="5E8BC9A5" w14:textId="77777777" w:rsidR="005D05CE" w:rsidRDefault="00B810C9">
      <w:pPr>
        <w:pStyle w:val="FigurewithCaption"/>
      </w:pPr>
      <w:r>
        <w:rPr>
          <w:noProof/>
        </w:rPr>
        <w:drawing>
          <wp:inline distT="0" distB="0" distL="0" distR="0" wp14:anchorId="7AD7E0C7" wp14:editId="46D71C64">
            <wp:extent cx="5334000" cy="3618826"/>
            <wp:effectExtent l="0" t="0" r="0" b="0"/>
            <wp:docPr id="32" name="Picture" descr="Primeras dos componentes principales del campo de QS3 - fig:eof"/>
            <wp:cNvGraphicFramePr/>
            <a:graphic xmlns:a="http://schemas.openxmlformats.org/drawingml/2006/main">
              <a:graphicData uri="http://schemas.openxmlformats.org/drawingml/2006/picture">
                <pic:pic xmlns:pic="http://schemas.openxmlformats.org/drawingml/2006/picture">
                  <pic:nvPicPr>
                    <pic:cNvPr id="0" name="Picture" descr="fig/tesis/eof-1.png"/>
                    <pic:cNvPicPr>
                      <a:picLocks noChangeAspect="1" noChangeArrowheads="1"/>
                    </pic:cNvPicPr>
                  </pic:nvPicPr>
                  <pic:blipFill>
                    <a:blip r:embed="rId41"/>
                    <a:stretch>
                      <a:fillRect/>
                    </a:stretch>
                  </pic:blipFill>
                  <pic:spPr bwMode="auto">
                    <a:xfrm>
                      <a:off x="0" y="0"/>
                      <a:ext cx="5334000" cy="3618826"/>
                    </a:xfrm>
                    <a:prstGeom prst="rect">
                      <a:avLst/>
                    </a:prstGeom>
                    <a:noFill/>
                    <a:ln w="9525">
                      <a:noFill/>
                      <a:headEnd/>
                      <a:tailEnd/>
                    </a:ln>
                  </pic:spPr>
                </pic:pic>
              </a:graphicData>
            </a:graphic>
          </wp:inline>
        </w:drawing>
      </w:r>
    </w:p>
    <w:p w14:paraId="33C3B255" w14:textId="77777777" w:rsidR="005D05CE" w:rsidRPr="003358B3" w:rsidRDefault="00B810C9">
      <w:pPr>
        <w:pStyle w:val="ImageCaption"/>
        <w:rPr>
          <w:lang w:val="es-ES"/>
          <w:rPrChange w:id="724" w:author="Carolina Vera" w:date="2018-02-14T11:50:00Z">
            <w:rPr/>
          </w:rPrChange>
        </w:rPr>
      </w:pPr>
      <w:r w:rsidRPr="003358B3">
        <w:rPr>
          <w:lang w:val="es-ES"/>
          <w:rPrChange w:id="725" w:author="Carolina Vera" w:date="2018-02-14T11:50:00Z">
            <w:rPr/>
          </w:rPrChange>
        </w:rPr>
        <w:t>Primeras dos componentes principales del campo de QS3 - fig:eof</w:t>
      </w:r>
    </w:p>
    <w:p w14:paraId="759D363A" w14:textId="77777777" w:rsidR="005D05CE" w:rsidRPr="003358B3" w:rsidRDefault="00B810C9">
      <w:pPr>
        <w:pStyle w:val="Textoindependiente"/>
        <w:rPr>
          <w:lang w:val="es-ES"/>
          <w:rPrChange w:id="726" w:author="Carolina Vera" w:date="2018-02-14T11:50:00Z">
            <w:rPr/>
          </w:rPrChange>
        </w:rPr>
      </w:pPr>
      <w:r w:rsidRPr="003358B3">
        <w:rPr>
          <w:lang w:val="es-ES"/>
          <w:rPrChange w:id="727" w:author="Carolina Vera" w:date="2018-02-14T11:50:00Z">
            <w:rPr/>
          </w:rPrChange>
        </w:rPr>
        <w:lastRenderedPageBreak/>
        <w:t>La forma de las dos primeras componentes principales del campo de QS3 () son dos QS3 en cuadratura cuya combinación lineal resulta en otra QS3 cuya fase depende de la amplitud relativa de cada componente. En verano predomina la PC1, mientras que en invierno predomina la PC2 como se muestra en la . En este diagrama se puede mapear aproximadamente la amplitud y la fase media de cada mes a la distancia y el ángulo con respecto al origen.</w:t>
      </w:r>
    </w:p>
    <w:p w14:paraId="2B36369F" w14:textId="77777777" w:rsidR="005D05CE" w:rsidRPr="003358B3" w:rsidRDefault="00B810C9">
      <w:pPr>
        <w:pStyle w:val="Textoindependiente"/>
        <w:rPr>
          <w:lang w:val="es-ES"/>
          <w:rPrChange w:id="728" w:author="Carolina Vera" w:date="2018-02-14T11:50:00Z">
            <w:rPr/>
          </w:rPrChange>
        </w:rPr>
      </w:pPr>
      <w:r w:rsidRPr="003358B3">
        <w:rPr>
          <w:lang w:val="es-ES"/>
          <w:rPrChange w:id="729" w:author="Carolina Vera" w:date="2018-02-14T11:50:00Z">
            <w:rPr/>
          </w:rPrChange>
        </w:rPr>
        <w:t xml:space="preserve">En la  también se hace una posible modificación de las estaciones clásicas adaptada para el análisis de la QS3 basada en la posición media de cada mes en el espacio de componentes principales. Enero, febrero y marzo tienen preponderancia del PC1 y casi nulo PC2, abril, mayo, agosto, septiembre y octubre tienen una mezcla similar de componentes, pero es conveniente separar los dos primeros para respetar la progresión temporal. Junio y julio no están tan juntos como los demás meses, pero se los puede agrupar por tener gran magnitud de PC2. Finalmente, noviembre y diciembre aparecen como </w:t>
      </w:r>
      <w:r w:rsidRPr="003358B3">
        <w:rPr>
          <w:i/>
          <w:lang w:val="es-ES"/>
          <w:rPrChange w:id="730" w:author="Carolina Vera" w:date="2018-02-14T11:50:00Z">
            <w:rPr>
              <w:i/>
            </w:rPr>
          </w:rPrChange>
        </w:rPr>
        <w:t>outliers</w:t>
      </w:r>
      <w:r w:rsidRPr="003358B3">
        <w:rPr>
          <w:lang w:val="es-ES"/>
          <w:rPrChange w:id="731" w:author="Carolina Vera" w:date="2018-02-14T11:50:00Z">
            <w:rPr/>
          </w:rPrChange>
        </w:rPr>
        <w:t xml:space="preserve"> en este diagrama debido a que su mayor variabilidad (como se notó en la ) hace que no predomine ninguna componente principal. Es posible clasificarlos juntos como meses de “no estacionaridad” indicando que se trata de una época del año donde la QS3 no está presente.</w:t>
      </w:r>
    </w:p>
    <w:p w14:paraId="59DA4CCC" w14:textId="77777777" w:rsidR="005D05CE" w:rsidRDefault="00B810C9">
      <w:pPr>
        <w:pStyle w:val="FigurewithCaption"/>
      </w:pPr>
      <w:r>
        <w:rPr>
          <w:noProof/>
        </w:rPr>
        <w:drawing>
          <wp:inline distT="0" distB="0" distL="0" distR="0" wp14:anchorId="456909F6" wp14:editId="69AFEFD7">
            <wp:extent cx="5334000" cy="4523533"/>
            <wp:effectExtent l="0" t="0" r="0" b="0"/>
            <wp:docPr id="33" name="Picture" descr="Valor medio de las dos primeras componentes principales del campo de QS3 - fig:pc1-pc2"/>
            <wp:cNvGraphicFramePr/>
            <a:graphic xmlns:a="http://schemas.openxmlformats.org/drawingml/2006/main">
              <a:graphicData uri="http://schemas.openxmlformats.org/drawingml/2006/picture">
                <pic:pic xmlns:pic="http://schemas.openxmlformats.org/drawingml/2006/picture">
                  <pic:nvPicPr>
                    <pic:cNvPr id="0" name="Picture" descr="fig/tesis/pc1-pc2-1.png"/>
                    <pic:cNvPicPr>
                      <a:picLocks noChangeAspect="1" noChangeArrowheads="1"/>
                    </pic:cNvPicPr>
                  </pic:nvPicPr>
                  <pic:blipFill>
                    <a:blip r:embed="rId42"/>
                    <a:stretch>
                      <a:fillRect/>
                    </a:stretch>
                  </pic:blipFill>
                  <pic:spPr bwMode="auto">
                    <a:xfrm>
                      <a:off x="0" y="0"/>
                      <a:ext cx="5334000" cy="4523533"/>
                    </a:xfrm>
                    <a:prstGeom prst="rect">
                      <a:avLst/>
                    </a:prstGeom>
                    <a:noFill/>
                    <a:ln w="9525">
                      <a:noFill/>
                      <a:headEnd/>
                      <a:tailEnd/>
                    </a:ln>
                  </pic:spPr>
                </pic:pic>
              </a:graphicData>
            </a:graphic>
          </wp:inline>
        </w:drawing>
      </w:r>
    </w:p>
    <w:p w14:paraId="26C1228D" w14:textId="77777777" w:rsidR="005D05CE" w:rsidRPr="003358B3" w:rsidRDefault="00B810C9">
      <w:pPr>
        <w:pStyle w:val="ImageCaption"/>
        <w:rPr>
          <w:lang w:val="es-ES"/>
          <w:rPrChange w:id="732" w:author="Carolina Vera" w:date="2018-02-14T11:50:00Z">
            <w:rPr/>
          </w:rPrChange>
        </w:rPr>
      </w:pPr>
      <w:r w:rsidRPr="003358B3">
        <w:rPr>
          <w:lang w:val="es-ES"/>
          <w:rPrChange w:id="733" w:author="Carolina Vera" w:date="2018-02-14T11:50:00Z">
            <w:rPr/>
          </w:rPrChange>
        </w:rPr>
        <w:t>Valor medio de las dos primeras componentes principales del campo de QS3 - fig:pc1-pc2</w:t>
      </w:r>
    </w:p>
    <w:p w14:paraId="5A57390A" w14:textId="77777777" w:rsidR="005D05CE" w:rsidRPr="003358B3" w:rsidRDefault="00B810C9">
      <w:pPr>
        <w:pStyle w:val="Textoindependiente"/>
        <w:rPr>
          <w:lang w:val="es-ES"/>
          <w:rPrChange w:id="734" w:author="Carolina Vera" w:date="2018-02-14T11:50:00Z">
            <w:rPr/>
          </w:rPrChange>
        </w:rPr>
      </w:pPr>
      <w:r w:rsidRPr="003358B3">
        <w:rPr>
          <w:lang w:val="es-ES"/>
          <w:rPrChange w:id="735" w:author="Carolina Vera" w:date="2018-02-14T11:50:00Z">
            <w:rPr/>
          </w:rPrChange>
        </w:rPr>
        <w:lastRenderedPageBreak/>
        <w:t>El efecto de esta nueva clasificación en los campos medios se presenta en las figuras  y . Comparando con las figuras  y  de la sección  se ve que los campos de las estaciones de transición (AM y ASO) son más similares entre ellas tanto en el campo horizontal como en el corte meridional. Los meses no estacionarios (ND), por su parte, prácticamente carecen de QS3.</w:t>
      </w:r>
    </w:p>
    <w:p w14:paraId="5F3408DA" w14:textId="77777777" w:rsidR="005D05CE" w:rsidRDefault="00B810C9">
      <w:pPr>
        <w:pStyle w:val="FigurewithCaption"/>
      </w:pPr>
      <w:r>
        <w:rPr>
          <w:noProof/>
        </w:rPr>
        <w:drawing>
          <wp:inline distT="0" distB="0" distL="0" distR="0" wp14:anchorId="1D910444" wp14:editId="5F5D7387">
            <wp:extent cx="5334000" cy="5428240"/>
            <wp:effectExtent l="0" t="0" r="0" b="0"/>
            <wp:docPr id="34" name="Picture" descr="Media de reconstrucción de onda 3 en 300hPa - fig:qs3-qsseason-ncep"/>
            <wp:cNvGraphicFramePr/>
            <a:graphic xmlns:a="http://schemas.openxmlformats.org/drawingml/2006/main">
              <a:graphicData uri="http://schemas.openxmlformats.org/drawingml/2006/picture">
                <pic:pic xmlns:pic="http://schemas.openxmlformats.org/drawingml/2006/picture">
                  <pic:nvPicPr>
                    <pic:cNvPr id="0" name="Picture" descr="fig/tesis/qs3-qsseason-ncep-1.png"/>
                    <pic:cNvPicPr>
                      <a:picLocks noChangeAspect="1" noChangeArrowheads="1"/>
                    </pic:cNvPicPr>
                  </pic:nvPicPr>
                  <pic:blipFill>
                    <a:blip r:embed="rId43"/>
                    <a:stretch>
                      <a:fillRect/>
                    </a:stretch>
                  </pic:blipFill>
                  <pic:spPr bwMode="auto">
                    <a:xfrm>
                      <a:off x="0" y="0"/>
                      <a:ext cx="5334000" cy="5428240"/>
                    </a:xfrm>
                    <a:prstGeom prst="rect">
                      <a:avLst/>
                    </a:prstGeom>
                    <a:noFill/>
                    <a:ln w="9525">
                      <a:noFill/>
                      <a:headEnd/>
                      <a:tailEnd/>
                    </a:ln>
                  </pic:spPr>
                </pic:pic>
              </a:graphicData>
            </a:graphic>
          </wp:inline>
        </w:drawing>
      </w:r>
    </w:p>
    <w:p w14:paraId="6A447353" w14:textId="77777777" w:rsidR="005D05CE" w:rsidRPr="003358B3" w:rsidRDefault="00B810C9">
      <w:pPr>
        <w:pStyle w:val="ImageCaption"/>
        <w:rPr>
          <w:lang w:val="es-ES"/>
          <w:rPrChange w:id="736" w:author="Carolina Vera" w:date="2018-02-14T11:50:00Z">
            <w:rPr/>
          </w:rPrChange>
        </w:rPr>
      </w:pPr>
      <w:r w:rsidRPr="003358B3">
        <w:rPr>
          <w:lang w:val="es-ES"/>
          <w:rPrChange w:id="737" w:author="Carolina Vera" w:date="2018-02-14T11:50:00Z">
            <w:rPr/>
          </w:rPrChange>
        </w:rPr>
        <w:t>Media de reconstrucción de onda 3 en 300hPa - fig:qs3-qsseason-ncep</w:t>
      </w:r>
    </w:p>
    <w:p w14:paraId="5F093914" w14:textId="77777777" w:rsidR="005D05CE" w:rsidRDefault="00B810C9">
      <w:pPr>
        <w:pStyle w:val="FigurewithCaption"/>
      </w:pPr>
      <w:r>
        <w:rPr>
          <w:noProof/>
        </w:rPr>
        <w:lastRenderedPageBreak/>
        <w:drawing>
          <wp:inline distT="0" distB="0" distL="0" distR="0" wp14:anchorId="1F25DF2E" wp14:editId="0AEFB916">
            <wp:extent cx="5334000" cy="3618826"/>
            <wp:effectExtent l="0" t="0" r="0" b="0"/>
            <wp:docPr id="35" name="Picture" descr="Corte - fig:qs3-qsseason-ncep-corte"/>
            <wp:cNvGraphicFramePr/>
            <a:graphic xmlns:a="http://schemas.openxmlformats.org/drawingml/2006/main">
              <a:graphicData uri="http://schemas.openxmlformats.org/drawingml/2006/picture">
                <pic:pic xmlns:pic="http://schemas.openxmlformats.org/drawingml/2006/picture">
                  <pic:nvPicPr>
                    <pic:cNvPr id="0" name="Picture" descr="fig/tesis/qs3-qsseason-ncep-corte-1.png"/>
                    <pic:cNvPicPr>
                      <a:picLocks noChangeAspect="1" noChangeArrowheads="1"/>
                    </pic:cNvPicPr>
                  </pic:nvPicPr>
                  <pic:blipFill>
                    <a:blip r:embed="rId44"/>
                    <a:stretch>
                      <a:fillRect/>
                    </a:stretch>
                  </pic:blipFill>
                  <pic:spPr bwMode="auto">
                    <a:xfrm>
                      <a:off x="0" y="0"/>
                      <a:ext cx="5334000" cy="3618826"/>
                    </a:xfrm>
                    <a:prstGeom prst="rect">
                      <a:avLst/>
                    </a:prstGeom>
                    <a:noFill/>
                    <a:ln w="9525">
                      <a:noFill/>
                      <a:headEnd/>
                      <a:tailEnd/>
                    </a:ln>
                  </pic:spPr>
                </pic:pic>
              </a:graphicData>
            </a:graphic>
          </wp:inline>
        </w:drawing>
      </w:r>
    </w:p>
    <w:p w14:paraId="7FDF8CC1" w14:textId="77777777" w:rsidR="005D05CE" w:rsidRPr="003358B3" w:rsidRDefault="00B810C9">
      <w:pPr>
        <w:pStyle w:val="ImageCaption"/>
        <w:rPr>
          <w:lang w:val="es-ES"/>
          <w:rPrChange w:id="738" w:author="Carolina Vera" w:date="2018-02-14T11:50:00Z">
            <w:rPr/>
          </w:rPrChange>
        </w:rPr>
      </w:pPr>
      <w:r w:rsidRPr="003358B3">
        <w:rPr>
          <w:lang w:val="es-ES"/>
          <w:rPrChange w:id="739" w:author="Carolina Vera" w:date="2018-02-14T11:50:00Z">
            <w:rPr/>
          </w:rPrChange>
        </w:rPr>
        <w:t>Corte - fig:qs3-qsseason-ncep-corte</w:t>
      </w:r>
    </w:p>
    <w:p w14:paraId="3E27B5CF" w14:textId="77777777" w:rsidR="005D05CE" w:rsidRPr="003358B3" w:rsidRDefault="00B810C9">
      <w:pPr>
        <w:pStyle w:val="Textoindependiente"/>
        <w:rPr>
          <w:lang w:val="es-ES"/>
          <w:rPrChange w:id="740" w:author="Carolina Vera" w:date="2018-02-14T11:50:00Z">
            <w:rPr/>
          </w:rPrChange>
        </w:rPr>
      </w:pPr>
      <w:r w:rsidRPr="003358B3">
        <w:rPr>
          <w:lang w:val="es-ES"/>
          <w:rPrChange w:id="741" w:author="Carolina Vera" w:date="2018-02-14T11:50:00Z">
            <w:rPr/>
          </w:rPrChange>
        </w:rPr>
        <w:t>El uso de componentes principales para el análisis de una onda que cambia de fase es similar a la metodología utilizada para el monitoreo de la MJO por lo que sería posible su utilización como indicador de la actividad de la QS3 distinto de la amplitud media de fourier. La exploración de dicho indicador está por fuera del objetivo de este trabajo.</w:t>
      </w:r>
    </w:p>
    <w:p w14:paraId="14769D0B" w14:textId="77777777" w:rsidR="005D05CE" w:rsidRDefault="00B810C9">
      <w:pPr>
        <w:pStyle w:val="Textoindependiente"/>
      </w:pPr>
      <w:r w:rsidRPr="003358B3">
        <w:rPr>
          <w:lang w:val="es-ES"/>
          <w:rPrChange w:id="742" w:author="Carolina Vera" w:date="2018-02-14T11:50:00Z">
            <w:rPr/>
          </w:rPrChange>
        </w:rPr>
        <w:t xml:space="preserve">Una desventaja de esta clasificación es que no todas las estaciones tienen la misma cantidad de meses, lo cual dificulta la comparación estadística entre distintas estaciones. </w:t>
      </w:r>
      <w:r>
        <w:t>## Persistencia (ver dónde va)</w:t>
      </w:r>
    </w:p>
    <w:p w14:paraId="2573767B" w14:textId="77777777" w:rsidR="005D05CE" w:rsidRDefault="00B810C9">
      <w:pPr>
        <w:pStyle w:val="FigurewithCaption"/>
      </w:pPr>
      <w:r>
        <w:rPr>
          <w:noProof/>
        </w:rPr>
        <w:lastRenderedPageBreak/>
        <w:drawing>
          <wp:inline distT="0" distB="0" distL="0" distR="0" wp14:anchorId="299C3E83" wp14:editId="6A16DFEF">
            <wp:extent cx="5334000" cy="3618826"/>
            <wp:effectExtent l="0" t="0" r="0" b="0"/>
            <wp:docPr id="36" name="Picture" descr="Correlación lageada para cada mes con los 12 sigientes. - fig:lag-cor"/>
            <wp:cNvGraphicFramePr/>
            <a:graphic xmlns:a="http://schemas.openxmlformats.org/drawingml/2006/main">
              <a:graphicData uri="http://schemas.openxmlformats.org/drawingml/2006/picture">
                <pic:pic xmlns:pic="http://schemas.openxmlformats.org/drawingml/2006/picture">
                  <pic:nvPicPr>
                    <pic:cNvPr id="0" name="Picture" descr="fig/tesis/lag-cor-1.png"/>
                    <pic:cNvPicPr>
                      <a:picLocks noChangeAspect="1" noChangeArrowheads="1"/>
                    </pic:cNvPicPr>
                  </pic:nvPicPr>
                  <pic:blipFill>
                    <a:blip r:embed="rId45"/>
                    <a:stretch>
                      <a:fillRect/>
                    </a:stretch>
                  </pic:blipFill>
                  <pic:spPr bwMode="auto">
                    <a:xfrm>
                      <a:off x="0" y="0"/>
                      <a:ext cx="5334000" cy="3618826"/>
                    </a:xfrm>
                    <a:prstGeom prst="rect">
                      <a:avLst/>
                    </a:prstGeom>
                    <a:noFill/>
                    <a:ln w="9525">
                      <a:noFill/>
                      <a:headEnd/>
                      <a:tailEnd/>
                    </a:ln>
                  </pic:spPr>
                </pic:pic>
              </a:graphicData>
            </a:graphic>
          </wp:inline>
        </w:drawing>
      </w:r>
    </w:p>
    <w:p w14:paraId="59950B19" w14:textId="77777777" w:rsidR="005D05CE" w:rsidRPr="003358B3" w:rsidRDefault="00B810C9">
      <w:pPr>
        <w:pStyle w:val="ImageCaption"/>
        <w:rPr>
          <w:lang w:val="es-ES"/>
          <w:rPrChange w:id="743" w:author="Carolina Vera" w:date="2018-02-14T11:50:00Z">
            <w:rPr/>
          </w:rPrChange>
        </w:rPr>
      </w:pPr>
      <w:r w:rsidRPr="003358B3">
        <w:rPr>
          <w:lang w:val="es-ES"/>
          <w:rPrChange w:id="744" w:author="Carolina Vera" w:date="2018-02-14T11:50:00Z">
            <w:rPr/>
          </w:rPrChange>
        </w:rPr>
        <w:t>Correlación lageada para cada mes con los 12 sigientes. - fig:lag-cor</w:t>
      </w:r>
    </w:p>
    <w:p w14:paraId="45D7A3AF" w14:textId="77777777" w:rsidR="005D05CE" w:rsidRPr="003358B3" w:rsidRDefault="00B810C9">
      <w:pPr>
        <w:pStyle w:val="Textoindependiente"/>
        <w:rPr>
          <w:lang w:val="es-ES"/>
          <w:rPrChange w:id="745" w:author="Carolina Vera" w:date="2018-02-14T11:50:00Z">
            <w:rPr/>
          </w:rPrChange>
        </w:rPr>
      </w:pPr>
      <w:r w:rsidRPr="003358B3">
        <w:rPr>
          <w:lang w:val="es-ES"/>
          <w:rPrChange w:id="746" w:author="Carolina Vera" w:date="2018-02-14T11:50:00Z">
            <w:rPr/>
          </w:rPrChange>
        </w:rPr>
        <w:t>En la  se muestra la correlación del campo de QS3 de cada mes con los demás. La línea escalonada marca la separación del año de manera que un número a la izquierda de la misma implica correlación de ese mes con meses del año siguiente. Las correlaciones justo a la izquierda de la línea escalonada son positivas y relativamente altas para casi todos los meses salvo noviembre, diciembre y agosto. Esto implica que estos meses tienen poca similaridad de un año a otro. Noviembre y diciembre también presentan bajas correlaciones en general con los demás meses y ambas observaciones se puede comprender a la luz de los resultados de las secciones anteriores: al ser meses con actividad de la onda 3 poco estacionaria, sus campos de QS3 no son consistentemente similares con ningún otro mes. Esta interpretació no parece posible para agosto, ya que su variabilidad no es paricularmente alta ().</w:t>
      </w:r>
    </w:p>
    <w:p w14:paraId="7CAF5619" w14:textId="77777777" w:rsidR="005D05CE" w:rsidRPr="003358B3" w:rsidRDefault="00B810C9">
      <w:pPr>
        <w:pStyle w:val="Textoindependiente"/>
        <w:rPr>
          <w:lang w:val="es-ES"/>
          <w:rPrChange w:id="747" w:author="Carolina Vera" w:date="2018-02-14T11:50:00Z">
            <w:rPr/>
          </w:rPrChange>
        </w:rPr>
      </w:pPr>
      <w:r w:rsidRPr="003358B3">
        <w:rPr>
          <w:lang w:val="es-ES"/>
          <w:rPrChange w:id="748" w:author="Carolina Vera" w:date="2018-02-14T11:50:00Z">
            <w:rPr/>
          </w:rPrChange>
        </w:rPr>
        <w:t>Los valores un mes a la derecha de la linea escalonada son también generalmente altos indicando buena concordancia entre los campos de un mes y el siguiente. Para esto nuevamente las excepciónes son noviembre, diciembre y julio. La explicación para estas bajas correlaciones posiblemente sea la misma que para las anteriores.</w:t>
      </w:r>
    </w:p>
    <w:p w14:paraId="6D870201" w14:textId="77777777" w:rsidR="005D05CE" w:rsidRPr="003358B3" w:rsidRDefault="00B810C9">
      <w:pPr>
        <w:pStyle w:val="Textoindependiente"/>
        <w:rPr>
          <w:lang w:val="es-ES"/>
          <w:rPrChange w:id="749" w:author="Carolina Vera" w:date="2018-02-14T11:50:00Z">
            <w:rPr/>
          </w:rPrChange>
        </w:rPr>
      </w:pPr>
      <w:r w:rsidRPr="003358B3">
        <w:rPr>
          <w:lang w:val="es-ES"/>
          <w:rPrChange w:id="750" w:author="Carolina Vera" w:date="2018-02-14T11:50:00Z">
            <w:rPr/>
          </w:rPrChange>
        </w:rPr>
        <w:t>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p>
    <w:p w14:paraId="6F64C331" w14:textId="77777777" w:rsidR="005D05CE" w:rsidRPr="003358B3" w:rsidRDefault="00B810C9">
      <w:pPr>
        <w:pStyle w:val="Ttulo2"/>
        <w:rPr>
          <w:lang w:val="es-ES"/>
          <w:rPrChange w:id="751" w:author="Carolina Vera" w:date="2018-02-14T11:50:00Z">
            <w:rPr/>
          </w:rPrChange>
        </w:rPr>
      </w:pPr>
      <w:bookmarkStart w:id="752" w:name="r2"/>
      <w:bookmarkStart w:id="753" w:name="_Toc506372330"/>
      <w:bookmarkEnd w:id="752"/>
      <w:r w:rsidRPr="003358B3">
        <w:rPr>
          <w:lang w:val="es-ES"/>
          <w:rPrChange w:id="754" w:author="Carolina Vera" w:date="2018-02-14T11:50:00Z">
            <w:rPr/>
          </w:rPrChange>
        </w:rPr>
        <w:lastRenderedPageBreak/>
        <w:t>R2</w:t>
      </w:r>
      <w:bookmarkEnd w:id="753"/>
    </w:p>
    <w:p w14:paraId="07A11F1F" w14:textId="77777777" w:rsidR="005D05CE" w:rsidRPr="003358B3" w:rsidRDefault="00B810C9">
      <w:pPr>
        <w:pStyle w:val="FirstParagraph"/>
        <w:rPr>
          <w:lang w:val="es-ES"/>
          <w:rPrChange w:id="755" w:author="Carolina Vera" w:date="2018-02-14T11:50:00Z">
            <w:rPr/>
          </w:rPrChange>
        </w:rPr>
      </w:pPr>
      <w:r w:rsidRPr="003358B3">
        <w:rPr>
          <w:lang w:val="es-ES"/>
          <w:rPrChange w:id="756" w:author="Carolina Vera" w:date="2018-02-14T11:50:00Z">
            <w:rPr/>
          </w:rPrChange>
        </w:rPr>
        <w:t xml:space="preserve">En la , se mostró la estructura vertical de la varianza explicada por la QS3 para cada estación (). En esta sección se explora la estructura horizontal de dicha propiedad. Para esto, se toma como </w:t>
      </w:r>
      <m:oMath>
        <m:sSup>
          <m:sSupPr>
            <m:ctrlPr>
              <w:rPr>
                <w:rFonts w:ascii="Cambria Math" w:hAnsi="Cambria Math"/>
              </w:rPr>
            </m:ctrlPr>
          </m:sSupPr>
          <m:e>
            <m:r>
              <w:rPr>
                <w:rFonts w:ascii="Cambria Math" w:hAnsi="Cambria Math"/>
              </w:rPr>
              <m:t>r</m:t>
            </m:r>
          </m:e>
          <m:sup>
            <m:r>
              <w:rPr>
                <w:rFonts w:ascii="Cambria Math" w:hAnsi="Cambria Math"/>
                <w:lang w:val="es-ES"/>
                <w:rPrChange w:id="757" w:author="Carolina Vera" w:date="2018-02-14T11:50:00Z">
                  <w:rPr>
                    <w:rFonts w:ascii="Cambria Math" w:hAnsi="Cambria Math"/>
                  </w:rPr>
                </w:rPrChange>
              </w:rPr>
              <m:t>2</m:t>
            </m:r>
          </m:sup>
        </m:sSup>
      </m:oMath>
      <w:r w:rsidRPr="003358B3">
        <w:rPr>
          <w:lang w:val="es-ES"/>
          <w:rPrChange w:id="758" w:author="Carolina Vera" w:date="2018-02-14T11:50:00Z">
            <w:rPr/>
          </w:rPrChange>
        </w:rPr>
        <w:t xml:space="preserve"> la correlación cuadrada entre el valor de Z* y el de QS3 para cada punto de grilla y cada mes.</w:t>
      </w:r>
    </w:p>
    <w:p w14:paraId="4B33A687" w14:textId="77777777" w:rsidR="005D05CE" w:rsidRDefault="00B810C9">
      <w:pPr>
        <w:pStyle w:val="FigurewithCaption"/>
      </w:pPr>
      <w:r>
        <w:rPr>
          <w:noProof/>
        </w:rPr>
        <w:drawing>
          <wp:inline distT="0" distB="0" distL="0" distR="0" wp14:anchorId="0A99C472" wp14:editId="4811FD1D">
            <wp:extent cx="5334000" cy="5428240"/>
            <wp:effectExtent l="0" t="0" r="0" b="0"/>
            <wp:docPr id="37" name="Picture" descr="Correlación cuadrada media para estaciones según onda3. - fig:cor-campo"/>
            <wp:cNvGraphicFramePr/>
            <a:graphic xmlns:a="http://schemas.openxmlformats.org/drawingml/2006/main">
              <a:graphicData uri="http://schemas.openxmlformats.org/drawingml/2006/picture">
                <pic:pic xmlns:pic="http://schemas.openxmlformats.org/drawingml/2006/picture">
                  <pic:nvPicPr>
                    <pic:cNvPr id="0" name="Picture" descr="fig/tesis/cor-campo-1.png"/>
                    <pic:cNvPicPr>
                      <a:picLocks noChangeAspect="1" noChangeArrowheads="1"/>
                    </pic:cNvPicPr>
                  </pic:nvPicPr>
                  <pic:blipFill>
                    <a:blip r:embed="rId46"/>
                    <a:stretch>
                      <a:fillRect/>
                    </a:stretch>
                  </pic:blipFill>
                  <pic:spPr bwMode="auto">
                    <a:xfrm>
                      <a:off x="0" y="0"/>
                      <a:ext cx="5334000" cy="5428240"/>
                    </a:xfrm>
                    <a:prstGeom prst="rect">
                      <a:avLst/>
                    </a:prstGeom>
                    <a:noFill/>
                    <a:ln w="9525">
                      <a:noFill/>
                      <a:headEnd/>
                      <a:tailEnd/>
                    </a:ln>
                  </pic:spPr>
                </pic:pic>
              </a:graphicData>
            </a:graphic>
          </wp:inline>
        </w:drawing>
      </w:r>
    </w:p>
    <w:p w14:paraId="178860B6" w14:textId="77777777" w:rsidR="005D05CE" w:rsidRPr="003358B3" w:rsidRDefault="00B810C9">
      <w:pPr>
        <w:pStyle w:val="ImageCaption"/>
        <w:rPr>
          <w:lang w:val="es-ES"/>
          <w:rPrChange w:id="759" w:author="Carolina Vera" w:date="2018-02-14T11:50:00Z">
            <w:rPr/>
          </w:rPrChange>
        </w:rPr>
      </w:pPr>
      <w:r w:rsidRPr="003358B3">
        <w:rPr>
          <w:lang w:val="es-ES"/>
          <w:rPrChange w:id="760" w:author="Carolina Vera" w:date="2018-02-14T11:50:00Z">
            <w:rPr/>
          </w:rPrChange>
        </w:rPr>
        <w:t>Correlación cuadrada media para estaciones según onda3. - fig:cor-campo</w:t>
      </w:r>
    </w:p>
    <w:p w14:paraId="65F2ED86" w14:textId="77777777" w:rsidR="005D05CE" w:rsidRPr="003358B3" w:rsidRDefault="00B810C9">
      <w:pPr>
        <w:pStyle w:val="Textoindependiente"/>
        <w:rPr>
          <w:lang w:val="es-ES"/>
          <w:rPrChange w:id="761" w:author="Carolina Vera" w:date="2018-02-14T11:50:00Z">
            <w:rPr/>
          </w:rPrChange>
        </w:rPr>
      </w:pPr>
      <w:r w:rsidRPr="003358B3">
        <w:rPr>
          <w:lang w:val="es-ES"/>
          <w:rPrChange w:id="762" w:author="Carolina Vera" w:date="2018-02-14T11:50:00Z">
            <w:rPr/>
          </w:rPrChange>
        </w:rPr>
        <w:t xml:space="preserve">Los campos horizontales de </w:t>
      </w:r>
      <m:oMath>
        <m:sSup>
          <m:sSupPr>
            <m:ctrlPr>
              <w:rPr>
                <w:rFonts w:ascii="Cambria Math" w:hAnsi="Cambria Math"/>
              </w:rPr>
            </m:ctrlPr>
          </m:sSupPr>
          <m:e>
            <m:r>
              <w:rPr>
                <w:rFonts w:ascii="Cambria Math" w:hAnsi="Cambria Math"/>
              </w:rPr>
              <m:t>r</m:t>
            </m:r>
          </m:e>
          <m:sup>
            <m:r>
              <w:rPr>
                <w:rFonts w:ascii="Cambria Math" w:hAnsi="Cambria Math"/>
                <w:lang w:val="es-ES"/>
                <w:rPrChange w:id="763" w:author="Carolina Vera" w:date="2018-02-14T11:50:00Z">
                  <w:rPr>
                    <w:rFonts w:ascii="Cambria Math" w:hAnsi="Cambria Math"/>
                  </w:rPr>
                </w:rPrChange>
              </w:rPr>
              <m:t>2</m:t>
            </m:r>
          </m:sup>
        </m:sSup>
      </m:oMath>
      <w:r w:rsidRPr="003358B3">
        <w:rPr>
          <w:lang w:val="es-ES"/>
          <w:rPrChange w:id="764" w:author="Carolina Vera" w:date="2018-02-14T11:50:00Z">
            <w:rPr/>
          </w:rPrChange>
        </w:rPr>
        <w:t xml:space="preserve"> para 300hPa se muestran en la , con los centros de máximas anomalías marcados con líneas. En las cuatro estaciones la QS3 explica la mayor parte de la varianza en el hemiferio oeste entre 60°S y 45°S. Lejos de ser homogéneos, los campos muestran tres máximos localizados con cierta persistencia durante el año. El primero, al sur del Índico, está presente en verano y otoño en 60°E que se mueve hacia el este en invierno y primavera. Algo similar sucede on el segundo </w:t>
      </w:r>
      <w:r w:rsidRPr="003358B3">
        <w:rPr>
          <w:lang w:val="es-ES"/>
          <w:rPrChange w:id="765" w:author="Carolina Vera" w:date="2018-02-14T11:50:00Z">
            <w:rPr/>
          </w:rPrChange>
        </w:rPr>
        <w:lastRenderedPageBreak/>
        <w:t>máximo al sur del Pacífico, que pasa de 180° a 120° entre otoño y primavera. Hay un tercer máximo en el Atlántico sur cuyo desplazamiento hacia el este es bastante menor. Finalmente, en verano y otoño hay un máximo en latitudes bajas en el pacífico central.</w:t>
      </w:r>
    </w:p>
    <w:p w14:paraId="338F0B7E" w14:textId="77777777" w:rsidR="005D05CE" w:rsidRPr="003358B3" w:rsidRDefault="00B810C9">
      <w:pPr>
        <w:pStyle w:val="Textoindependiente"/>
        <w:rPr>
          <w:lang w:val="es-ES"/>
          <w:rPrChange w:id="766" w:author="Carolina Vera" w:date="2018-02-14T11:50:00Z">
            <w:rPr/>
          </w:rPrChange>
        </w:rPr>
      </w:pPr>
      <w:r w:rsidRPr="003358B3">
        <w:rPr>
          <w:lang w:val="es-ES"/>
          <w:rPrChange w:id="767" w:author="Carolina Vera" w:date="2018-02-14T11:50:00Z">
            <w:rPr/>
          </w:rPrChange>
        </w:rPr>
        <w:t xml:space="preserve">Si se compara la posición de los máximos de </w:t>
      </w:r>
      <m:oMath>
        <m:sSup>
          <m:sSupPr>
            <m:ctrlPr>
              <w:rPr>
                <w:rFonts w:ascii="Cambria Math" w:hAnsi="Cambria Math"/>
              </w:rPr>
            </m:ctrlPr>
          </m:sSupPr>
          <m:e>
            <m:r>
              <w:rPr>
                <w:rFonts w:ascii="Cambria Math" w:hAnsi="Cambria Math"/>
              </w:rPr>
              <m:t>r</m:t>
            </m:r>
          </m:e>
          <m:sup>
            <m:r>
              <w:rPr>
                <w:rFonts w:ascii="Cambria Math" w:hAnsi="Cambria Math"/>
                <w:lang w:val="es-ES"/>
                <w:rPrChange w:id="768" w:author="Carolina Vera" w:date="2018-02-14T11:50:00Z">
                  <w:rPr>
                    <w:rFonts w:ascii="Cambria Math" w:hAnsi="Cambria Math"/>
                  </w:rPr>
                </w:rPrChange>
              </w:rPr>
              <m:t>2</m:t>
            </m:r>
          </m:sup>
        </m:sSup>
      </m:oMath>
      <w:r w:rsidRPr="003358B3">
        <w:rPr>
          <w:lang w:val="es-ES"/>
          <w:rPrChange w:id="769" w:author="Carolina Vera" w:date="2018-02-14T11:50:00Z">
            <w:rPr/>
          </w:rPrChange>
        </w:rPr>
        <w:t xml:space="preserve"> con los centros de QS3, el máximo del Índico, por ejemplo, coincide con un anticiclón en verano pero se encuentra entre dos centros en otoño y lo mismo pasa con el máximo del Atlántico. Éste último coincide con un centro anticiclónico en verano pero está más cerca de uno ciclónico en invierno. No parece haber una asociación entre los máximos de </w:t>
      </w:r>
      <m:oMath>
        <m:sSup>
          <m:sSupPr>
            <m:ctrlPr>
              <w:rPr>
                <w:rFonts w:ascii="Cambria Math" w:hAnsi="Cambria Math"/>
              </w:rPr>
            </m:ctrlPr>
          </m:sSupPr>
          <m:e>
            <m:r>
              <w:rPr>
                <w:rFonts w:ascii="Cambria Math" w:hAnsi="Cambria Math"/>
              </w:rPr>
              <m:t>r</m:t>
            </m:r>
          </m:e>
          <m:sup>
            <m:r>
              <w:rPr>
                <w:rFonts w:ascii="Cambria Math" w:hAnsi="Cambria Math"/>
                <w:lang w:val="es-ES"/>
                <w:rPrChange w:id="770" w:author="Carolina Vera" w:date="2018-02-14T11:50:00Z">
                  <w:rPr>
                    <w:rFonts w:ascii="Cambria Math" w:hAnsi="Cambria Math"/>
                  </w:rPr>
                </w:rPrChange>
              </w:rPr>
              <m:t>2</m:t>
            </m:r>
          </m:sup>
        </m:sSup>
      </m:oMath>
      <w:r w:rsidRPr="003358B3">
        <w:rPr>
          <w:lang w:val="es-ES"/>
          <w:rPrChange w:id="771" w:author="Carolina Vera" w:date="2018-02-14T11:50:00Z">
            <w:rPr/>
          </w:rPrChange>
        </w:rPr>
        <w:t xml:space="preserve"> y los centros de QS3.</w:t>
      </w:r>
    </w:p>
    <w:p w14:paraId="11B8A423" w14:textId="77777777" w:rsidR="005D05CE" w:rsidRPr="003358B3" w:rsidRDefault="00B810C9">
      <w:pPr>
        <w:pStyle w:val="Textoindependiente"/>
        <w:rPr>
          <w:lang w:val="es-ES"/>
          <w:rPrChange w:id="772" w:author="Carolina Vera" w:date="2018-02-14T11:50:00Z">
            <w:rPr/>
          </w:rPrChange>
        </w:rPr>
      </w:pPr>
      <w:r w:rsidRPr="003358B3">
        <w:rPr>
          <w:lang w:val="es-ES"/>
          <w:rPrChange w:id="773" w:author="Carolina Vera" w:date="2018-02-14T11:50:00Z">
            <w:rPr/>
          </w:rPrChange>
        </w:rPr>
        <w:t xml:space="preserve">Comparando con la  de campos de amplitud de wavelets, se puede observar cierta correspondencia entre las anomalías zonales de wavelets y los campos de </w:t>
      </w:r>
      <m:oMath>
        <m:sSup>
          <m:sSupPr>
            <m:ctrlPr>
              <w:rPr>
                <w:rFonts w:ascii="Cambria Math" w:hAnsi="Cambria Math"/>
              </w:rPr>
            </m:ctrlPr>
          </m:sSupPr>
          <m:e>
            <m:r>
              <w:rPr>
                <w:rFonts w:ascii="Cambria Math" w:hAnsi="Cambria Math"/>
              </w:rPr>
              <m:t>r</m:t>
            </m:r>
          </m:e>
          <m:sup>
            <m:r>
              <w:rPr>
                <w:rFonts w:ascii="Cambria Math" w:hAnsi="Cambria Math"/>
                <w:lang w:val="es-ES"/>
                <w:rPrChange w:id="774" w:author="Carolina Vera" w:date="2018-02-14T11:50:00Z">
                  <w:rPr>
                    <w:rFonts w:ascii="Cambria Math" w:hAnsi="Cambria Math"/>
                  </w:rPr>
                </w:rPrChange>
              </w:rPr>
              <m:t>2</m:t>
            </m:r>
          </m:sup>
        </m:sSup>
      </m:oMath>
      <w:r w:rsidRPr="003358B3">
        <w:rPr>
          <w:lang w:val="es-ES"/>
          <w:rPrChange w:id="775" w:author="Carolina Vera" w:date="2018-02-14T11:50:00Z">
            <w:rPr/>
          </w:rPrChange>
        </w:rPr>
        <w:t>. Ambos son más intensos en el hemisferio occidental, muestran una translación general hacia el este entre verano e invierno e incluso ambos presentan máximos en el pacífico central. Que estas características se recuperen utilizando dos metodologías independientes brindan robustez al resultado.</w:t>
      </w:r>
    </w:p>
    <w:p w14:paraId="737D9180" w14:textId="77777777" w:rsidR="005D05CE" w:rsidRDefault="00B810C9">
      <w:pPr>
        <w:pStyle w:val="Textoindependiente"/>
      </w:pPr>
      <w:r w:rsidRPr="003358B3">
        <w:rPr>
          <w:lang w:val="es-ES"/>
          <w:rPrChange w:id="776" w:author="Carolina Vera" w:date="2018-02-14T11:50:00Z">
            <w:rPr/>
          </w:rPrChange>
        </w:rPr>
        <w:t xml:space="preserve">Si se realiza un análisis análogo pero en base a las estaciones definidas en la  las principales diferencias son un debilitamiento del los máximos durante EFM y una fuerte intensificación del máximo del Atlántico durante DN (no se muestra). </w:t>
      </w:r>
      <w:r>
        <w:t>Las características generales no cambian.</w:t>
      </w:r>
    </w:p>
    <w:p w14:paraId="3343E3F2" w14:textId="77777777" w:rsidR="005D05CE" w:rsidRDefault="00B810C9">
      <w:pPr>
        <w:pStyle w:val="FigurewithCaption"/>
      </w:pPr>
      <w:r>
        <w:rPr>
          <w:noProof/>
        </w:rPr>
        <w:lastRenderedPageBreak/>
        <w:drawing>
          <wp:inline distT="0" distB="0" distL="0" distR="0" wp14:anchorId="7528281C" wp14:editId="2097AD90">
            <wp:extent cx="5334000" cy="5428240"/>
            <wp:effectExtent l="0" t="0" r="0" b="0"/>
            <wp:docPr id="38" name="Picture" descr="Correlación cuadrada media para estaciones según onda3. - fig:cor-campo2 - SÓLO BORRADOR"/>
            <wp:cNvGraphicFramePr/>
            <a:graphic xmlns:a="http://schemas.openxmlformats.org/drawingml/2006/main">
              <a:graphicData uri="http://schemas.openxmlformats.org/drawingml/2006/picture">
                <pic:pic xmlns:pic="http://schemas.openxmlformats.org/drawingml/2006/picture">
                  <pic:nvPicPr>
                    <pic:cNvPr id="0" name="Picture" descr="fig/tesis/cor-campo2-1.png"/>
                    <pic:cNvPicPr>
                      <a:picLocks noChangeAspect="1" noChangeArrowheads="1"/>
                    </pic:cNvPicPr>
                  </pic:nvPicPr>
                  <pic:blipFill>
                    <a:blip r:embed="rId47"/>
                    <a:stretch>
                      <a:fillRect/>
                    </a:stretch>
                  </pic:blipFill>
                  <pic:spPr bwMode="auto">
                    <a:xfrm>
                      <a:off x="0" y="0"/>
                      <a:ext cx="5334000" cy="5428240"/>
                    </a:xfrm>
                    <a:prstGeom prst="rect">
                      <a:avLst/>
                    </a:prstGeom>
                    <a:noFill/>
                    <a:ln w="9525">
                      <a:noFill/>
                      <a:headEnd/>
                      <a:tailEnd/>
                    </a:ln>
                  </pic:spPr>
                </pic:pic>
              </a:graphicData>
            </a:graphic>
          </wp:inline>
        </w:drawing>
      </w:r>
    </w:p>
    <w:p w14:paraId="4E8C8BE9" w14:textId="77777777" w:rsidR="005D05CE" w:rsidRPr="003358B3" w:rsidRDefault="00B810C9">
      <w:pPr>
        <w:pStyle w:val="ImageCaption"/>
        <w:rPr>
          <w:lang w:val="es-ES"/>
          <w:rPrChange w:id="777" w:author="Carolina Vera" w:date="2018-02-14T11:50:00Z">
            <w:rPr/>
          </w:rPrChange>
        </w:rPr>
      </w:pPr>
      <w:r w:rsidRPr="003358B3">
        <w:rPr>
          <w:lang w:val="es-ES"/>
          <w:rPrChange w:id="778" w:author="Carolina Vera" w:date="2018-02-14T11:50:00Z">
            <w:rPr/>
          </w:rPrChange>
        </w:rPr>
        <w:t>Correlación cuadrada media para estaciones según onda3. - fig:cor-campo2 - SÓLO BORRADOR</w:t>
      </w:r>
    </w:p>
    <w:p w14:paraId="00E0510D" w14:textId="77777777" w:rsidR="005D05CE" w:rsidRDefault="00B810C9">
      <w:pPr>
        <w:pStyle w:val="FigurewithCaption"/>
      </w:pPr>
      <w:r>
        <w:rPr>
          <w:noProof/>
        </w:rPr>
        <w:lastRenderedPageBreak/>
        <w:drawing>
          <wp:inline distT="0" distB="0" distL="0" distR="0" wp14:anchorId="75EA3CA9" wp14:editId="362606F2">
            <wp:extent cx="5334000" cy="3618826"/>
            <wp:effectExtent l="0" t="0" r="0" b="0"/>
            <wp:docPr id="39" name="Picture" descr="Relación entre R2 medio y R2 reconstruido. - fig:r2-cor2 - SÓLO BORRADOR"/>
            <wp:cNvGraphicFramePr/>
            <a:graphic xmlns:a="http://schemas.openxmlformats.org/drawingml/2006/main">
              <a:graphicData uri="http://schemas.openxmlformats.org/drawingml/2006/picture">
                <pic:pic xmlns:pic="http://schemas.openxmlformats.org/drawingml/2006/picture">
                  <pic:nvPicPr>
                    <pic:cNvPr id="0" name="Picture" descr="fig/tesis/r2-cor2-1.png"/>
                    <pic:cNvPicPr>
                      <a:picLocks noChangeAspect="1" noChangeArrowheads="1"/>
                    </pic:cNvPicPr>
                  </pic:nvPicPr>
                  <pic:blipFill>
                    <a:blip r:embed="rId48"/>
                    <a:stretch>
                      <a:fillRect/>
                    </a:stretch>
                  </pic:blipFill>
                  <pic:spPr bwMode="auto">
                    <a:xfrm>
                      <a:off x="0" y="0"/>
                      <a:ext cx="5334000" cy="3618826"/>
                    </a:xfrm>
                    <a:prstGeom prst="rect">
                      <a:avLst/>
                    </a:prstGeom>
                    <a:noFill/>
                    <a:ln w="9525">
                      <a:noFill/>
                      <a:headEnd/>
                      <a:tailEnd/>
                    </a:ln>
                  </pic:spPr>
                </pic:pic>
              </a:graphicData>
            </a:graphic>
          </wp:inline>
        </w:drawing>
      </w:r>
    </w:p>
    <w:p w14:paraId="38920650" w14:textId="77777777" w:rsidR="005D05CE" w:rsidRPr="003358B3" w:rsidRDefault="00B810C9">
      <w:pPr>
        <w:pStyle w:val="ImageCaption"/>
        <w:rPr>
          <w:lang w:val="es-ES"/>
          <w:rPrChange w:id="779" w:author="Carolina Vera" w:date="2018-02-14T11:50:00Z">
            <w:rPr/>
          </w:rPrChange>
        </w:rPr>
      </w:pPr>
      <w:r w:rsidRPr="003358B3">
        <w:rPr>
          <w:lang w:val="es-ES"/>
          <w:rPrChange w:id="780" w:author="Carolina Vera" w:date="2018-02-14T11:50:00Z">
            <w:rPr/>
          </w:rPrChange>
        </w:rPr>
        <w:t>Relación entre R2 medio y R2 reconstruido. - fig:r2-cor2 - SÓLO BORRADOR</w:t>
      </w:r>
    </w:p>
    <w:p w14:paraId="5508F372" w14:textId="77777777" w:rsidR="005D05CE" w:rsidRPr="003358B3" w:rsidRDefault="00B810C9">
      <w:pPr>
        <w:pStyle w:val="Textoindependiente"/>
        <w:rPr>
          <w:lang w:val="es-ES"/>
          <w:rPrChange w:id="781" w:author="Carolina Vera" w:date="2018-02-14T11:50:00Z">
            <w:rPr/>
          </w:rPrChange>
        </w:rPr>
      </w:pPr>
      <w:r w:rsidRPr="003358B3">
        <w:rPr>
          <w:lang w:val="es-ES"/>
          <w:rPrChange w:id="782" w:author="Carolina Vera" w:date="2018-02-14T11:50:00Z">
            <w:rPr/>
          </w:rPrChange>
        </w:rPr>
        <w:t>Conclusión: no voy a usar el r2 a partir del campo reconstruido.</w:t>
      </w:r>
    </w:p>
    <w:p w14:paraId="53702D30" w14:textId="77777777" w:rsidR="005D05CE" w:rsidRPr="003358B3" w:rsidRDefault="00B810C9">
      <w:pPr>
        <w:pStyle w:val="Ttulo2"/>
        <w:rPr>
          <w:lang w:val="es-ES"/>
          <w:rPrChange w:id="783" w:author="Carolina Vera" w:date="2018-02-14T11:50:00Z">
            <w:rPr/>
          </w:rPrChange>
        </w:rPr>
      </w:pPr>
      <w:bookmarkStart w:id="784" w:name="regresiones"/>
      <w:bookmarkStart w:id="785" w:name="_Toc506372331"/>
      <w:bookmarkEnd w:id="784"/>
      <w:r w:rsidRPr="003358B3">
        <w:rPr>
          <w:lang w:val="es-ES"/>
          <w:rPrChange w:id="786" w:author="Carolina Vera" w:date="2018-02-14T11:50:00Z">
            <w:rPr/>
          </w:rPrChange>
        </w:rPr>
        <w:t>Regresiones</w:t>
      </w:r>
      <w:bookmarkEnd w:id="785"/>
    </w:p>
    <w:p w14:paraId="11825CF0" w14:textId="77777777" w:rsidR="005D05CE" w:rsidRPr="003358B3" w:rsidRDefault="00B810C9">
      <w:pPr>
        <w:pStyle w:val="FirstParagraph"/>
        <w:rPr>
          <w:lang w:val="es-ES"/>
          <w:rPrChange w:id="787" w:author="Carolina Vera" w:date="2018-02-14T11:50:00Z">
            <w:rPr/>
          </w:rPrChange>
        </w:rPr>
      </w:pPr>
      <w:r w:rsidRPr="003358B3">
        <w:rPr>
          <w:lang w:val="es-ES"/>
          <w:rPrChange w:id="788" w:author="Carolina Vera" w:date="2018-02-14T11:50:00Z">
            <w:rPr/>
          </w:rPrChange>
        </w:rPr>
        <w:t>Los campos de QS3 reconstruida a partir de fourier permiten conocer la forma idealizada del campo de geopotencial asociado a esa onda, pero por su naturaleza no permiten conocer el estado típico de la atmósfera cuando la QS3 está activa. Haciendo la regresión entre el índice de QS3 obtenido en la sección anterior, se pueden obtener…</w:t>
      </w:r>
    </w:p>
    <w:p w14:paraId="51341623" w14:textId="77777777" w:rsidR="005D05CE" w:rsidRPr="003358B3" w:rsidRDefault="00B810C9">
      <w:pPr>
        <w:pStyle w:val="Ttulo3"/>
        <w:rPr>
          <w:lang w:val="es-ES"/>
          <w:rPrChange w:id="789" w:author="Carolina Vera" w:date="2018-02-14T11:50:00Z">
            <w:rPr/>
          </w:rPrChange>
        </w:rPr>
      </w:pPr>
      <w:bookmarkStart w:id="790" w:name="geopotencial"/>
      <w:bookmarkStart w:id="791" w:name="_Toc506372332"/>
      <w:bookmarkEnd w:id="790"/>
      <w:r w:rsidRPr="003358B3">
        <w:rPr>
          <w:lang w:val="es-ES"/>
          <w:rPrChange w:id="792" w:author="Carolina Vera" w:date="2018-02-14T11:50:00Z">
            <w:rPr/>
          </w:rPrChange>
        </w:rPr>
        <w:t>Geopotencial</w:t>
      </w:r>
      <w:bookmarkEnd w:id="791"/>
    </w:p>
    <w:p w14:paraId="56422A55" w14:textId="77777777" w:rsidR="005D05CE" w:rsidRPr="003358B3" w:rsidRDefault="00B810C9">
      <w:pPr>
        <w:pStyle w:val="FirstParagraph"/>
        <w:rPr>
          <w:lang w:val="es-ES"/>
          <w:rPrChange w:id="793" w:author="Carolina Vera" w:date="2018-02-14T11:50:00Z">
            <w:rPr/>
          </w:rPrChange>
        </w:rPr>
      </w:pPr>
      <w:r w:rsidRPr="003358B3">
        <w:rPr>
          <w:lang w:val="es-ES"/>
          <w:rPrChange w:id="794" w:author="Carolina Vera" w:date="2018-02-14T11:50:00Z">
            <w:rPr/>
          </w:rPrChange>
        </w:rPr>
        <w:t>En la  se muestra la regresión del campo de Z con la amplitud media de la QS3. Las variables están estandarizados de manera que los valores en la figura representan el cambio típico en el campo de Z relacionado con el aumento de la amplitud media de la QS3 en 1 desvío estándar. Existe mucha heterogeneidad en las caracterśiticas presentes en los distintos meses.</w:t>
      </w:r>
    </w:p>
    <w:p w14:paraId="435EF51E" w14:textId="77777777" w:rsidR="005D05CE" w:rsidRPr="003358B3" w:rsidRDefault="00B810C9">
      <w:pPr>
        <w:pStyle w:val="Textoindependiente"/>
        <w:rPr>
          <w:lang w:val="es-ES"/>
          <w:rPrChange w:id="795" w:author="Carolina Vera" w:date="2018-02-14T11:50:00Z">
            <w:rPr/>
          </w:rPrChange>
        </w:rPr>
      </w:pPr>
      <w:r w:rsidRPr="003358B3">
        <w:rPr>
          <w:lang w:val="es-ES"/>
          <w:rPrChange w:id="796" w:author="Carolina Vera" w:date="2018-02-14T11:50:00Z">
            <w:rPr/>
          </w:rPrChange>
        </w:rPr>
        <w:t xml:space="preserve">Enero tiene una señal importante al sur del Pacífico, donde se observa un tren de ondas originado al este de Nueva Zelanda, y al sur del Índico, donde hay un máximo de geopotencial. En ferbero, la estructura se mantiene similar, pero con menor propagación meridional, una intensificación del anticiclón en Sudamérica y un debilitamiento del ubicado al sur del Índico. En marzo, está presente una QS3 con mínima variación meridional que ocupa todo el círculo de latitud entre 60°S y 45°S. </w:t>
      </w:r>
      <w:r w:rsidRPr="003358B3">
        <w:rPr>
          <w:lang w:val="es-ES"/>
          <w:rPrChange w:id="797" w:author="Carolina Vera" w:date="2018-02-14T11:50:00Z">
            <w:rPr/>
          </w:rPrChange>
        </w:rPr>
        <w:lastRenderedPageBreak/>
        <w:t>Abril es similar a marzo, pero sin centros ciclónicos. En mayo, aparece nuevamente un tren de ondas con propagación meridional pero en vez de terminar al sur de Sudamérica, lo hace en el Mar de Weddell. Junio, al igual que marzo, presenta una estructura de QS3 zonal, pero menos definida y, consistente con el corrimiento de la fase observado en la  (), con los centros ciclónicos y anticiclónicos desplazados hacia el oeste.</w:t>
      </w:r>
    </w:p>
    <w:p w14:paraId="2CEE4B81" w14:textId="77777777" w:rsidR="005D05CE" w:rsidRPr="003358B3" w:rsidRDefault="00B810C9">
      <w:pPr>
        <w:pStyle w:val="TableCaption"/>
        <w:rPr>
          <w:lang w:val="es-ES"/>
          <w:rPrChange w:id="798" w:author="Carolina Vera" w:date="2018-02-14T11:50:00Z">
            <w:rPr/>
          </w:rPrChange>
        </w:rPr>
      </w:pPr>
      <w:r w:rsidRPr="003358B3">
        <w:rPr>
          <w:lang w:val="es-ES"/>
          <w:rPrChange w:id="799" w:author="Carolina Vera" w:date="2018-02-14T11:50:00Z">
            <w:rPr/>
          </w:rPrChange>
        </w:rPr>
        <w:t>Correlación entre QS3 y SAM - NO SE PUBLICA</w:t>
      </w:r>
    </w:p>
    <w:tbl>
      <w:tblPr>
        <w:tblW w:w="0" w:type="pct"/>
        <w:tblLook w:val="07E0" w:firstRow="1" w:lastRow="1" w:firstColumn="1" w:lastColumn="1" w:noHBand="1" w:noVBand="1"/>
      </w:tblPr>
      <w:tblGrid>
        <w:gridCol w:w="891"/>
        <w:gridCol w:w="952"/>
        <w:gridCol w:w="1100"/>
      </w:tblGrid>
      <w:tr w:rsidR="005D05CE" w14:paraId="17C6C4E4" w14:textId="77777777">
        <w:tc>
          <w:tcPr>
            <w:tcW w:w="0" w:type="auto"/>
            <w:tcBorders>
              <w:bottom w:val="single" w:sz="0" w:space="0" w:color="auto"/>
            </w:tcBorders>
            <w:vAlign w:val="bottom"/>
          </w:tcPr>
          <w:p w14:paraId="4CD351E7" w14:textId="77777777" w:rsidR="005D05CE" w:rsidRDefault="00B810C9">
            <w:pPr>
              <w:pStyle w:val="Compact"/>
              <w:jc w:val="right"/>
            </w:pPr>
            <w:r>
              <w:t>month</w:t>
            </w:r>
          </w:p>
        </w:tc>
        <w:tc>
          <w:tcPr>
            <w:tcW w:w="0" w:type="auto"/>
            <w:tcBorders>
              <w:bottom w:val="single" w:sz="0" w:space="0" w:color="auto"/>
            </w:tcBorders>
            <w:vAlign w:val="bottom"/>
          </w:tcPr>
          <w:p w14:paraId="61F9F40A" w14:textId="77777777" w:rsidR="005D05CE" w:rsidRDefault="00B810C9">
            <w:pPr>
              <w:pStyle w:val="Compact"/>
              <w:jc w:val="right"/>
            </w:pPr>
            <w:r>
              <w:t>p.value</w:t>
            </w:r>
          </w:p>
        </w:tc>
        <w:tc>
          <w:tcPr>
            <w:tcW w:w="0" w:type="auto"/>
            <w:tcBorders>
              <w:bottom w:val="single" w:sz="0" w:space="0" w:color="auto"/>
            </w:tcBorders>
            <w:vAlign w:val="bottom"/>
          </w:tcPr>
          <w:p w14:paraId="4D141DC4" w14:textId="77777777" w:rsidR="005D05CE" w:rsidRDefault="00B810C9">
            <w:pPr>
              <w:pStyle w:val="Compact"/>
              <w:jc w:val="right"/>
            </w:pPr>
            <w:r>
              <w:t>estimate</w:t>
            </w:r>
          </w:p>
        </w:tc>
      </w:tr>
      <w:tr w:rsidR="005D05CE" w14:paraId="4C6B1EB3" w14:textId="77777777">
        <w:tc>
          <w:tcPr>
            <w:tcW w:w="0" w:type="auto"/>
          </w:tcPr>
          <w:p w14:paraId="3F7C2CC1" w14:textId="77777777" w:rsidR="005D05CE" w:rsidRDefault="00B810C9">
            <w:pPr>
              <w:pStyle w:val="Compact"/>
              <w:jc w:val="right"/>
            </w:pPr>
            <w:r>
              <w:t>1</w:t>
            </w:r>
          </w:p>
        </w:tc>
        <w:tc>
          <w:tcPr>
            <w:tcW w:w="0" w:type="auto"/>
          </w:tcPr>
          <w:p w14:paraId="19CDBE5C" w14:textId="77777777" w:rsidR="005D05CE" w:rsidRDefault="00B810C9">
            <w:pPr>
              <w:pStyle w:val="Compact"/>
              <w:jc w:val="right"/>
            </w:pPr>
            <w:r>
              <w:t>0.4352</w:t>
            </w:r>
          </w:p>
        </w:tc>
        <w:tc>
          <w:tcPr>
            <w:tcW w:w="0" w:type="auto"/>
          </w:tcPr>
          <w:p w14:paraId="050C8586" w14:textId="77777777" w:rsidR="005D05CE" w:rsidRDefault="00B810C9">
            <w:pPr>
              <w:pStyle w:val="Compact"/>
              <w:jc w:val="right"/>
            </w:pPr>
            <w:r>
              <w:t>0.1454</w:t>
            </w:r>
          </w:p>
        </w:tc>
      </w:tr>
      <w:tr w:rsidR="005D05CE" w14:paraId="7E6131A8" w14:textId="77777777">
        <w:tc>
          <w:tcPr>
            <w:tcW w:w="0" w:type="auto"/>
          </w:tcPr>
          <w:p w14:paraId="44859BA2" w14:textId="77777777" w:rsidR="005D05CE" w:rsidRDefault="00B810C9">
            <w:pPr>
              <w:pStyle w:val="Compact"/>
              <w:jc w:val="right"/>
            </w:pPr>
            <w:r>
              <w:t>2</w:t>
            </w:r>
          </w:p>
        </w:tc>
        <w:tc>
          <w:tcPr>
            <w:tcW w:w="0" w:type="auto"/>
          </w:tcPr>
          <w:p w14:paraId="54B07130" w14:textId="77777777" w:rsidR="005D05CE" w:rsidRDefault="00B810C9">
            <w:pPr>
              <w:pStyle w:val="Compact"/>
              <w:jc w:val="right"/>
            </w:pPr>
            <w:r>
              <w:t>0.3666</w:t>
            </w:r>
          </w:p>
        </w:tc>
        <w:tc>
          <w:tcPr>
            <w:tcW w:w="0" w:type="auto"/>
          </w:tcPr>
          <w:p w14:paraId="0FF32864" w14:textId="77777777" w:rsidR="005D05CE" w:rsidRDefault="00B810C9">
            <w:pPr>
              <w:pStyle w:val="Compact"/>
              <w:jc w:val="right"/>
            </w:pPr>
            <w:r>
              <w:t>0.1679</w:t>
            </w:r>
          </w:p>
        </w:tc>
      </w:tr>
      <w:tr w:rsidR="005D05CE" w14:paraId="7C64A37D" w14:textId="77777777">
        <w:tc>
          <w:tcPr>
            <w:tcW w:w="0" w:type="auto"/>
          </w:tcPr>
          <w:p w14:paraId="71BAF61C" w14:textId="77777777" w:rsidR="005D05CE" w:rsidRDefault="00B810C9">
            <w:pPr>
              <w:pStyle w:val="Compact"/>
              <w:jc w:val="right"/>
            </w:pPr>
            <w:r>
              <w:t>3</w:t>
            </w:r>
          </w:p>
        </w:tc>
        <w:tc>
          <w:tcPr>
            <w:tcW w:w="0" w:type="auto"/>
          </w:tcPr>
          <w:p w14:paraId="2C808895" w14:textId="77777777" w:rsidR="005D05CE" w:rsidRDefault="00B810C9">
            <w:pPr>
              <w:pStyle w:val="Compact"/>
              <w:jc w:val="right"/>
            </w:pPr>
            <w:r>
              <w:t>0.1898</w:t>
            </w:r>
          </w:p>
        </w:tc>
        <w:tc>
          <w:tcPr>
            <w:tcW w:w="0" w:type="auto"/>
          </w:tcPr>
          <w:p w14:paraId="5A049212" w14:textId="77777777" w:rsidR="005D05CE" w:rsidRDefault="00B810C9">
            <w:pPr>
              <w:pStyle w:val="Compact"/>
              <w:jc w:val="right"/>
            </w:pPr>
            <w:r>
              <w:t>0.2419</w:t>
            </w:r>
          </w:p>
        </w:tc>
      </w:tr>
      <w:tr w:rsidR="005D05CE" w14:paraId="31CDBE5B" w14:textId="77777777">
        <w:tc>
          <w:tcPr>
            <w:tcW w:w="0" w:type="auto"/>
          </w:tcPr>
          <w:p w14:paraId="3BE0E247" w14:textId="77777777" w:rsidR="005D05CE" w:rsidRDefault="00B810C9">
            <w:pPr>
              <w:pStyle w:val="Compact"/>
              <w:jc w:val="right"/>
            </w:pPr>
            <w:r>
              <w:t>4</w:t>
            </w:r>
          </w:p>
        </w:tc>
        <w:tc>
          <w:tcPr>
            <w:tcW w:w="0" w:type="auto"/>
          </w:tcPr>
          <w:p w14:paraId="3D559EFA" w14:textId="77777777" w:rsidR="005D05CE" w:rsidRDefault="00B810C9">
            <w:pPr>
              <w:pStyle w:val="Compact"/>
              <w:jc w:val="right"/>
            </w:pPr>
            <w:r>
              <w:t>0.8678</w:t>
            </w:r>
          </w:p>
        </w:tc>
        <w:tc>
          <w:tcPr>
            <w:tcW w:w="0" w:type="auto"/>
          </w:tcPr>
          <w:p w14:paraId="18C0A6DA" w14:textId="77777777" w:rsidR="005D05CE" w:rsidRDefault="00B810C9">
            <w:pPr>
              <w:pStyle w:val="Compact"/>
              <w:jc w:val="right"/>
            </w:pPr>
            <w:r>
              <w:t>0.0312</w:t>
            </w:r>
          </w:p>
        </w:tc>
      </w:tr>
      <w:tr w:rsidR="005D05CE" w14:paraId="317E0634" w14:textId="77777777">
        <w:tc>
          <w:tcPr>
            <w:tcW w:w="0" w:type="auto"/>
          </w:tcPr>
          <w:p w14:paraId="3D0C75A3" w14:textId="77777777" w:rsidR="005D05CE" w:rsidRDefault="00B810C9">
            <w:pPr>
              <w:pStyle w:val="Compact"/>
              <w:jc w:val="right"/>
            </w:pPr>
            <w:r>
              <w:t>5</w:t>
            </w:r>
          </w:p>
        </w:tc>
        <w:tc>
          <w:tcPr>
            <w:tcW w:w="0" w:type="auto"/>
          </w:tcPr>
          <w:p w14:paraId="2209BA1F" w14:textId="77777777" w:rsidR="005D05CE" w:rsidRDefault="00B810C9">
            <w:pPr>
              <w:pStyle w:val="Compact"/>
              <w:jc w:val="right"/>
            </w:pPr>
            <w:r>
              <w:t>0.6560</w:t>
            </w:r>
          </w:p>
        </w:tc>
        <w:tc>
          <w:tcPr>
            <w:tcW w:w="0" w:type="auto"/>
          </w:tcPr>
          <w:p w14:paraId="6A35EACF" w14:textId="77777777" w:rsidR="005D05CE" w:rsidRDefault="00B810C9">
            <w:pPr>
              <w:pStyle w:val="Compact"/>
              <w:jc w:val="right"/>
            </w:pPr>
            <w:r>
              <w:t>-0.0833</w:t>
            </w:r>
          </w:p>
        </w:tc>
      </w:tr>
      <w:tr w:rsidR="005D05CE" w14:paraId="1B8554E3" w14:textId="77777777">
        <w:tc>
          <w:tcPr>
            <w:tcW w:w="0" w:type="auto"/>
          </w:tcPr>
          <w:p w14:paraId="4AC0CE29" w14:textId="77777777" w:rsidR="005D05CE" w:rsidRDefault="00B810C9">
            <w:pPr>
              <w:pStyle w:val="Compact"/>
              <w:jc w:val="right"/>
            </w:pPr>
            <w:r>
              <w:t>6</w:t>
            </w:r>
          </w:p>
        </w:tc>
        <w:tc>
          <w:tcPr>
            <w:tcW w:w="0" w:type="auto"/>
          </w:tcPr>
          <w:p w14:paraId="61B1C97E" w14:textId="77777777" w:rsidR="005D05CE" w:rsidRDefault="00B810C9">
            <w:pPr>
              <w:pStyle w:val="Compact"/>
              <w:jc w:val="right"/>
            </w:pPr>
            <w:r>
              <w:t>0.3847</w:t>
            </w:r>
          </w:p>
        </w:tc>
        <w:tc>
          <w:tcPr>
            <w:tcW w:w="0" w:type="auto"/>
          </w:tcPr>
          <w:p w14:paraId="7C8BD55D" w14:textId="77777777" w:rsidR="005D05CE" w:rsidRDefault="00B810C9">
            <w:pPr>
              <w:pStyle w:val="Compact"/>
              <w:jc w:val="right"/>
            </w:pPr>
            <w:r>
              <w:t>-0.1618</w:t>
            </w:r>
          </w:p>
        </w:tc>
      </w:tr>
      <w:tr w:rsidR="005D05CE" w14:paraId="6DD947A3" w14:textId="77777777">
        <w:tc>
          <w:tcPr>
            <w:tcW w:w="0" w:type="auto"/>
          </w:tcPr>
          <w:p w14:paraId="651644EE" w14:textId="77777777" w:rsidR="005D05CE" w:rsidRDefault="00B810C9">
            <w:pPr>
              <w:pStyle w:val="Compact"/>
              <w:jc w:val="right"/>
            </w:pPr>
            <w:r>
              <w:t>7</w:t>
            </w:r>
          </w:p>
        </w:tc>
        <w:tc>
          <w:tcPr>
            <w:tcW w:w="0" w:type="auto"/>
          </w:tcPr>
          <w:p w14:paraId="225F4EB5" w14:textId="77777777" w:rsidR="005D05CE" w:rsidRDefault="00B810C9">
            <w:pPr>
              <w:pStyle w:val="Compact"/>
              <w:jc w:val="right"/>
            </w:pPr>
            <w:r>
              <w:t>0.0009</w:t>
            </w:r>
          </w:p>
        </w:tc>
        <w:tc>
          <w:tcPr>
            <w:tcW w:w="0" w:type="auto"/>
          </w:tcPr>
          <w:p w14:paraId="3D5B2CFA" w14:textId="77777777" w:rsidR="005D05CE" w:rsidRDefault="00B810C9">
            <w:pPr>
              <w:pStyle w:val="Compact"/>
              <w:jc w:val="right"/>
            </w:pPr>
            <w:r>
              <w:t>-0.5670</w:t>
            </w:r>
          </w:p>
        </w:tc>
      </w:tr>
      <w:tr w:rsidR="005D05CE" w14:paraId="3061EFD7" w14:textId="77777777">
        <w:tc>
          <w:tcPr>
            <w:tcW w:w="0" w:type="auto"/>
          </w:tcPr>
          <w:p w14:paraId="439E29BB" w14:textId="77777777" w:rsidR="005D05CE" w:rsidRDefault="00B810C9">
            <w:pPr>
              <w:pStyle w:val="Compact"/>
              <w:jc w:val="right"/>
            </w:pPr>
            <w:r>
              <w:t>8</w:t>
            </w:r>
          </w:p>
        </w:tc>
        <w:tc>
          <w:tcPr>
            <w:tcW w:w="0" w:type="auto"/>
          </w:tcPr>
          <w:p w14:paraId="25B3CBF8" w14:textId="77777777" w:rsidR="005D05CE" w:rsidRDefault="00B810C9">
            <w:pPr>
              <w:pStyle w:val="Compact"/>
              <w:jc w:val="right"/>
            </w:pPr>
            <w:r>
              <w:t>0.1330</w:t>
            </w:r>
          </w:p>
        </w:tc>
        <w:tc>
          <w:tcPr>
            <w:tcW w:w="0" w:type="auto"/>
          </w:tcPr>
          <w:p w14:paraId="7DA4A52F" w14:textId="77777777" w:rsidR="005D05CE" w:rsidRDefault="00B810C9">
            <w:pPr>
              <w:pStyle w:val="Compact"/>
              <w:jc w:val="right"/>
            </w:pPr>
            <w:r>
              <w:t>-0.2759</w:t>
            </w:r>
          </w:p>
        </w:tc>
      </w:tr>
      <w:tr w:rsidR="005D05CE" w14:paraId="18347E9D" w14:textId="77777777">
        <w:tc>
          <w:tcPr>
            <w:tcW w:w="0" w:type="auto"/>
          </w:tcPr>
          <w:p w14:paraId="383AD702" w14:textId="77777777" w:rsidR="005D05CE" w:rsidRDefault="00B810C9">
            <w:pPr>
              <w:pStyle w:val="Compact"/>
              <w:jc w:val="right"/>
            </w:pPr>
            <w:r>
              <w:t>9</w:t>
            </w:r>
          </w:p>
        </w:tc>
        <w:tc>
          <w:tcPr>
            <w:tcW w:w="0" w:type="auto"/>
          </w:tcPr>
          <w:p w14:paraId="445741A4" w14:textId="77777777" w:rsidR="005D05CE" w:rsidRDefault="00B810C9">
            <w:pPr>
              <w:pStyle w:val="Compact"/>
              <w:jc w:val="right"/>
            </w:pPr>
            <w:r>
              <w:t>0.1355</w:t>
            </w:r>
          </w:p>
        </w:tc>
        <w:tc>
          <w:tcPr>
            <w:tcW w:w="0" w:type="auto"/>
          </w:tcPr>
          <w:p w14:paraId="627E0937" w14:textId="77777777" w:rsidR="005D05CE" w:rsidRDefault="00B810C9">
            <w:pPr>
              <w:pStyle w:val="Compact"/>
              <w:jc w:val="right"/>
            </w:pPr>
            <w:r>
              <w:t>0.2742</w:t>
            </w:r>
          </w:p>
        </w:tc>
      </w:tr>
      <w:tr w:rsidR="005D05CE" w14:paraId="5507FF8F" w14:textId="77777777">
        <w:tc>
          <w:tcPr>
            <w:tcW w:w="0" w:type="auto"/>
          </w:tcPr>
          <w:p w14:paraId="30EA1BA3" w14:textId="77777777" w:rsidR="005D05CE" w:rsidRDefault="00B810C9">
            <w:pPr>
              <w:pStyle w:val="Compact"/>
              <w:jc w:val="right"/>
            </w:pPr>
            <w:r>
              <w:t>10</w:t>
            </w:r>
          </w:p>
        </w:tc>
        <w:tc>
          <w:tcPr>
            <w:tcW w:w="0" w:type="auto"/>
          </w:tcPr>
          <w:p w14:paraId="20330473" w14:textId="77777777" w:rsidR="005D05CE" w:rsidRDefault="00B810C9">
            <w:pPr>
              <w:pStyle w:val="Compact"/>
              <w:jc w:val="right"/>
            </w:pPr>
            <w:r>
              <w:t>0.0930</w:t>
            </w:r>
          </w:p>
        </w:tc>
        <w:tc>
          <w:tcPr>
            <w:tcW w:w="0" w:type="auto"/>
          </w:tcPr>
          <w:p w14:paraId="603E6726" w14:textId="77777777" w:rsidR="005D05CE" w:rsidRDefault="00B810C9">
            <w:pPr>
              <w:pStyle w:val="Compact"/>
              <w:jc w:val="right"/>
            </w:pPr>
            <w:r>
              <w:t>0.3070</w:t>
            </w:r>
          </w:p>
        </w:tc>
      </w:tr>
      <w:tr w:rsidR="005D05CE" w14:paraId="73F52B63" w14:textId="77777777">
        <w:tc>
          <w:tcPr>
            <w:tcW w:w="0" w:type="auto"/>
          </w:tcPr>
          <w:p w14:paraId="2EE3FA3A" w14:textId="77777777" w:rsidR="005D05CE" w:rsidRDefault="00B810C9">
            <w:pPr>
              <w:pStyle w:val="Compact"/>
              <w:jc w:val="right"/>
            </w:pPr>
            <w:r>
              <w:t>11</w:t>
            </w:r>
          </w:p>
        </w:tc>
        <w:tc>
          <w:tcPr>
            <w:tcW w:w="0" w:type="auto"/>
          </w:tcPr>
          <w:p w14:paraId="7B033E69" w14:textId="77777777" w:rsidR="005D05CE" w:rsidRDefault="00B810C9">
            <w:pPr>
              <w:pStyle w:val="Compact"/>
              <w:jc w:val="right"/>
            </w:pPr>
            <w:r>
              <w:t>0.5600</w:t>
            </w:r>
          </w:p>
        </w:tc>
        <w:tc>
          <w:tcPr>
            <w:tcW w:w="0" w:type="auto"/>
          </w:tcPr>
          <w:p w14:paraId="467E3CF4" w14:textId="77777777" w:rsidR="005D05CE" w:rsidRDefault="00B810C9">
            <w:pPr>
              <w:pStyle w:val="Compact"/>
              <w:jc w:val="right"/>
            </w:pPr>
            <w:r>
              <w:t>-0.1088</w:t>
            </w:r>
          </w:p>
        </w:tc>
      </w:tr>
      <w:tr w:rsidR="005D05CE" w14:paraId="10E1974A" w14:textId="77777777">
        <w:tc>
          <w:tcPr>
            <w:tcW w:w="0" w:type="auto"/>
          </w:tcPr>
          <w:p w14:paraId="1F8E717F" w14:textId="77777777" w:rsidR="005D05CE" w:rsidRDefault="00B810C9">
            <w:pPr>
              <w:pStyle w:val="Compact"/>
              <w:jc w:val="right"/>
            </w:pPr>
            <w:r>
              <w:t>12</w:t>
            </w:r>
          </w:p>
        </w:tc>
        <w:tc>
          <w:tcPr>
            <w:tcW w:w="0" w:type="auto"/>
          </w:tcPr>
          <w:p w14:paraId="36A4EAC8" w14:textId="77777777" w:rsidR="005D05CE" w:rsidRDefault="00B810C9">
            <w:pPr>
              <w:pStyle w:val="Compact"/>
              <w:jc w:val="right"/>
            </w:pPr>
            <w:r>
              <w:t>0.0225</w:t>
            </w:r>
          </w:p>
        </w:tc>
        <w:tc>
          <w:tcPr>
            <w:tcW w:w="0" w:type="auto"/>
          </w:tcPr>
          <w:p w14:paraId="6FCFC5BB" w14:textId="77777777" w:rsidR="005D05CE" w:rsidRDefault="00B810C9">
            <w:pPr>
              <w:pStyle w:val="Compact"/>
              <w:jc w:val="right"/>
            </w:pPr>
            <w:r>
              <w:t>0.4086</w:t>
            </w:r>
          </w:p>
        </w:tc>
      </w:tr>
    </w:tbl>
    <w:p w14:paraId="3975AB34" w14:textId="77777777" w:rsidR="005D05CE" w:rsidRPr="003358B3" w:rsidRDefault="00B810C9">
      <w:pPr>
        <w:pStyle w:val="Textoindependiente"/>
        <w:rPr>
          <w:lang w:val="es-ES"/>
          <w:rPrChange w:id="800" w:author="Carolina Vera" w:date="2018-02-14T11:50:00Z">
            <w:rPr/>
          </w:rPrChange>
        </w:rPr>
      </w:pPr>
      <w:r w:rsidRPr="003358B3">
        <w:rPr>
          <w:lang w:val="es-ES"/>
          <w:rPrChange w:id="801" w:author="Carolina Vera" w:date="2018-02-14T11:50:00Z">
            <w:rPr/>
          </w:rPrChange>
        </w:rPr>
        <w:t xml:space="preserve">En julio, el patroń de QS3 se ve opacao por anomalías positiva de geopotencial en latitues antárticas y negativas en latitudes medias. En la  se muestran los mismos campos que en la  pero en coordenadas polares para julio y diciembre. En esta proyección es fácil identificar el patrón similar al SAM negativo presente en julio y el SAM positivo presente en diciembre. En efecto, la correlación entre el índice SAM y la amplitud media de la QS3 es -0.57 (p-valor </w:t>
      </w:r>
      <m:oMath>
        <m:r>
          <w:rPr>
            <w:rFonts w:ascii="Cambria Math" w:hAnsi="Cambria Math"/>
            <w:lang w:val="es-ES"/>
            <w:rPrChange w:id="802" w:author="Carolina Vera" w:date="2018-02-14T11:50:00Z">
              <w:rPr>
                <w:rFonts w:ascii="Cambria Math" w:hAnsi="Cambria Math"/>
              </w:rPr>
            </w:rPrChange>
          </w:rPr>
          <m:t>∼9×</m:t>
        </m:r>
        <m:sSup>
          <m:sSupPr>
            <m:ctrlPr>
              <w:rPr>
                <w:rFonts w:ascii="Cambria Math" w:hAnsi="Cambria Math"/>
              </w:rPr>
            </m:ctrlPr>
          </m:sSupPr>
          <m:e>
            <m:r>
              <w:rPr>
                <w:rFonts w:ascii="Cambria Math" w:hAnsi="Cambria Math"/>
                <w:lang w:val="es-ES"/>
                <w:rPrChange w:id="803" w:author="Carolina Vera" w:date="2018-02-14T11:50:00Z">
                  <w:rPr>
                    <w:rFonts w:ascii="Cambria Math" w:hAnsi="Cambria Math"/>
                  </w:rPr>
                </w:rPrChange>
              </w:rPr>
              <m:t>10</m:t>
            </m:r>
          </m:e>
          <m:sup>
            <m:r>
              <w:rPr>
                <w:rFonts w:ascii="Cambria Math" w:hAnsi="Cambria Math"/>
                <w:lang w:val="es-ES"/>
                <w:rPrChange w:id="804" w:author="Carolina Vera" w:date="2018-02-14T11:50:00Z">
                  <w:rPr>
                    <w:rFonts w:ascii="Cambria Math" w:hAnsi="Cambria Math"/>
                  </w:rPr>
                </w:rPrChange>
              </w:rPr>
              <m:t>-4</m:t>
            </m:r>
          </m:sup>
        </m:sSup>
      </m:oMath>
      <w:r w:rsidRPr="003358B3">
        <w:rPr>
          <w:lang w:val="es-ES"/>
          <w:rPrChange w:id="805" w:author="Carolina Vera" w:date="2018-02-14T11:50:00Z">
            <w:rPr/>
          </w:rPrChange>
        </w:rPr>
        <w:t xml:space="preserve">) para julio y 0.41 (p-valor </w:t>
      </w:r>
      <m:oMath>
        <m:r>
          <w:rPr>
            <w:rFonts w:ascii="Cambria Math" w:hAnsi="Cambria Math"/>
            <w:lang w:val="es-ES"/>
            <w:rPrChange w:id="806" w:author="Carolina Vera" w:date="2018-02-14T11:50:00Z">
              <w:rPr>
                <w:rFonts w:ascii="Cambria Math" w:hAnsi="Cambria Math"/>
              </w:rPr>
            </w:rPrChange>
          </w:rPr>
          <m:t>∼0.0225</m:t>
        </m:r>
      </m:oMath>
      <w:r w:rsidRPr="003358B3">
        <w:rPr>
          <w:lang w:val="es-ES"/>
          <w:rPrChange w:id="807" w:author="Carolina Vera" w:date="2018-02-14T11:50:00Z">
            <w:rPr/>
          </w:rPrChange>
        </w:rPr>
        <w:t>) para diciembre. Estos dos meses son los únicos con una relación significativa con al menos 95% de confianza.</w:t>
      </w:r>
    </w:p>
    <w:p w14:paraId="7235C201" w14:textId="77777777" w:rsidR="005D05CE" w:rsidRDefault="00B810C9">
      <w:pPr>
        <w:pStyle w:val="FigurewithCaption"/>
      </w:pPr>
      <w:r>
        <w:rPr>
          <w:noProof/>
        </w:rPr>
        <w:lastRenderedPageBreak/>
        <w:drawing>
          <wp:inline distT="0" distB="0" distL="0" distR="0" wp14:anchorId="6BE54CF3" wp14:editId="56C5FAB7">
            <wp:extent cx="5334000" cy="3618826"/>
            <wp:effectExtent l="0" t="0" r="0" b="0"/>
            <wp:docPr id="40" name="Picture" descr="Igual que figura XX, pero en proyección polar para julio y septiembre. - fig:regr-gh-polar"/>
            <wp:cNvGraphicFramePr/>
            <a:graphic xmlns:a="http://schemas.openxmlformats.org/drawingml/2006/main">
              <a:graphicData uri="http://schemas.openxmlformats.org/drawingml/2006/picture">
                <pic:pic xmlns:pic="http://schemas.openxmlformats.org/drawingml/2006/picture">
                  <pic:nvPicPr>
                    <pic:cNvPr id="0" name="Picture" descr="fig/tesis/regr-gh-polar-1.png"/>
                    <pic:cNvPicPr>
                      <a:picLocks noChangeAspect="1" noChangeArrowheads="1"/>
                    </pic:cNvPicPr>
                  </pic:nvPicPr>
                  <pic:blipFill>
                    <a:blip r:embed="rId49"/>
                    <a:stretch>
                      <a:fillRect/>
                    </a:stretch>
                  </pic:blipFill>
                  <pic:spPr bwMode="auto">
                    <a:xfrm>
                      <a:off x="0" y="0"/>
                      <a:ext cx="5334000" cy="3618826"/>
                    </a:xfrm>
                    <a:prstGeom prst="rect">
                      <a:avLst/>
                    </a:prstGeom>
                    <a:noFill/>
                    <a:ln w="9525">
                      <a:noFill/>
                      <a:headEnd/>
                      <a:tailEnd/>
                    </a:ln>
                  </pic:spPr>
                </pic:pic>
              </a:graphicData>
            </a:graphic>
          </wp:inline>
        </w:drawing>
      </w:r>
    </w:p>
    <w:p w14:paraId="13609195" w14:textId="77777777" w:rsidR="005D05CE" w:rsidRPr="003358B3" w:rsidRDefault="00B810C9">
      <w:pPr>
        <w:pStyle w:val="ImageCaption"/>
        <w:rPr>
          <w:lang w:val="es-ES"/>
          <w:rPrChange w:id="808" w:author="Carolina Vera" w:date="2018-02-14T11:50:00Z">
            <w:rPr/>
          </w:rPrChange>
        </w:rPr>
      </w:pPr>
      <w:r w:rsidRPr="003358B3">
        <w:rPr>
          <w:lang w:val="es-ES"/>
          <w:rPrChange w:id="809" w:author="Carolina Vera" w:date="2018-02-14T11:50:00Z">
            <w:rPr/>
          </w:rPrChange>
        </w:rPr>
        <w:t>Igual que figura XX, pero en proyección polar para julio y septiembre. - fig:regr-gh-polar</w:t>
      </w:r>
    </w:p>
    <w:p w14:paraId="7ABDC649" w14:textId="77777777" w:rsidR="005D05CE" w:rsidRDefault="00B810C9">
      <w:pPr>
        <w:pStyle w:val="FigurewithCaption"/>
      </w:pPr>
      <w:r>
        <w:rPr>
          <w:noProof/>
        </w:rPr>
        <w:lastRenderedPageBreak/>
        <w:drawing>
          <wp:inline distT="0" distB="0" distL="0" distR="0" wp14:anchorId="043022D0" wp14:editId="45B4415B">
            <wp:extent cx="5334000" cy="5428240"/>
            <wp:effectExtent l="0" t="0" r="0" b="0"/>
            <wp:docPr id="41" name="Picture" descr="Relación entre amplitud media de la onda 3 y el SAM - fig:sam-ampl - SÓLO BORRADOR"/>
            <wp:cNvGraphicFramePr/>
            <a:graphic xmlns:a="http://schemas.openxmlformats.org/drawingml/2006/main">
              <a:graphicData uri="http://schemas.openxmlformats.org/drawingml/2006/picture">
                <pic:pic xmlns:pic="http://schemas.openxmlformats.org/drawingml/2006/picture">
                  <pic:nvPicPr>
                    <pic:cNvPr id="0" name="Picture" descr="fig/tesis/sam-ampl-1.png"/>
                    <pic:cNvPicPr>
                      <a:picLocks noChangeAspect="1" noChangeArrowheads="1"/>
                    </pic:cNvPicPr>
                  </pic:nvPicPr>
                  <pic:blipFill>
                    <a:blip r:embed="rId50"/>
                    <a:stretch>
                      <a:fillRect/>
                    </a:stretch>
                  </pic:blipFill>
                  <pic:spPr bwMode="auto">
                    <a:xfrm>
                      <a:off x="0" y="0"/>
                      <a:ext cx="5334000" cy="5428240"/>
                    </a:xfrm>
                    <a:prstGeom prst="rect">
                      <a:avLst/>
                    </a:prstGeom>
                    <a:noFill/>
                    <a:ln w="9525">
                      <a:noFill/>
                      <a:headEnd/>
                      <a:tailEnd/>
                    </a:ln>
                  </pic:spPr>
                </pic:pic>
              </a:graphicData>
            </a:graphic>
          </wp:inline>
        </w:drawing>
      </w:r>
    </w:p>
    <w:p w14:paraId="5D6CD175" w14:textId="77777777" w:rsidR="005D05CE" w:rsidRPr="003358B3" w:rsidRDefault="00B810C9">
      <w:pPr>
        <w:pStyle w:val="ImageCaption"/>
        <w:rPr>
          <w:lang w:val="es-ES"/>
          <w:rPrChange w:id="810" w:author="Carolina Vera" w:date="2018-02-14T11:50:00Z">
            <w:rPr/>
          </w:rPrChange>
        </w:rPr>
      </w:pPr>
      <w:r w:rsidRPr="003358B3">
        <w:rPr>
          <w:lang w:val="es-ES"/>
          <w:rPrChange w:id="811" w:author="Carolina Vera" w:date="2018-02-14T11:50:00Z">
            <w:rPr/>
          </w:rPrChange>
        </w:rPr>
        <w:t>Relación entre amplitud media de la onda 3 y el SAM - fig:sam-ampl - SÓLO BORRADOR</w:t>
      </w:r>
    </w:p>
    <w:p w14:paraId="32AC67EC" w14:textId="77777777" w:rsidR="005D05CE" w:rsidRPr="003358B3" w:rsidRDefault="00B810C9">
      <w:pPr>
        <w:pStyle w:val="Textoindependiente"/>
        <w:rPr>
          <w:lang w:val="es-ES"/>
          <w:rPrChange w:id="812" w:author="Carolina Vera" w:date="2018-02-14T11:50:00Z">
            <w:rPr/>
          </w:rPrChange>
        </w:rPr>
      </w:pPr>
      <w:r w:rsidRPr="003358B3">
        <w:rPr>
          <w:lang w:val="es-ES"/>
          <w:rPrChange w:id="813" w:author="Carolina Vera" w:date="2018-02-14T11:50:00Z">
            <w:rPr/>
          </w:rPrChange>
        </w:rPr>
        <w:t>Volviendo a la , agosto muestra una estructura de QS3 zonal salvo en la región de Sudamérica, donde el centro anticiclónico esperado a partir de una QS3 se encuentra a mayor latitud, sobre la Península Antártica. Septiembre muestra un tren de ondas similar al de enero pero con una conexión clara entre las anomalías sobre Sudamérica y las del sur del Índico. En octubre, el patrón de QS3 se ve claramente en los máximos de Z, pero no tanto en los mínimos y el tren de ondas Pacífico-Atlántico con signo invertido (ciclón sobre Sudamérica). El campo de noviembre es muy similar al de abril; hay indicios de un tren de ondas proveniente del sur de Autralia hacia Sudamérica. Finalmente, en diciembre se tiene un patrón similar a enero pero modificado por la señal de la SAM positiva detectada en el párrafo anterior.</w:t>
      </w:r>
    </w:p>
    <w:p w14:paraId="1B1B8A39" w14:textId="77777777" w:rsidR="005D05CE" w:rsidRPr="003358B3" w:rsidRDefault="00B810C9">
      <w:pPr>
        <w:pStyle w:val="Ttulo3"/>
        <w:rPr>
          <w:lang w:val="es-ES"/>
          <w:rPrChange w:id="814" w:author="Carolina Vera" w:date="2018-02-14T11:50:00Z">
            <w:rPr/>
          </w:rPrChange>
        </w:rPr>
      </w:pPr>
      <w:bookmarkStart w:id="815" w:name="funcion-corriente-1"/>
      <w:bookmarkStart w:id="816" w:name="_Toc506372333"/>
      <w:bookmarkEnd w:id="815"/>
      <w:r w:rsidRPr="003358B3">
        <w:rPr>
          <w:lang w:val="es-ES"/>
          <w:rPrChange w:id="817" w:author="Carolina Vera" w:date="2018-02-14T11:50:00Z">
            <w:rPr/>
          </w:rPrChange>
        </w:rPr>
        <w:lastRenderedPageBreak/>
        <w:t>Función Corriente</w:t>
      </w:r>
      <w:bookmarkEnd w:id="816"/>
    </w:p>
    <w:p w14:paraId="0A927D1C" w14:textId="77777777" w:rsidR="005D05CE" w:rsidRPr="003358B3" w:rsidRDefault="00B810C9">
      <w:pPr>
        <w:pStyle w:val="FirstParagraph"/>
        <w:rPr>
          <w:lang w:val="es-ES"/>
          <w:rPrChange w:id="818" w:author="Carolina Vera" w:date="2018-02-14T11:50:00Z">
            <w:rPr/>
          </w:rPrChange>
        </w:rPr>
      </w:pPr>
      <w:r w:rsidRPr="003358B3">
        <w:rPr>
          <w:lang w:val="es-ES"/>
          <w:rPrChange w:id="819" w:author="Carolina Vera" w:date="2018-02-14T11:50:00Z">
            <w:rPr/>
          </w:rPrChange>
        </w:rPr>
        <w:t xml:space="preserve">En la  se muestra la anomalía zonal de la regresión de </w:t>
      </w:r>
      <m:oMath>
        <m:r>
          <w:rPr>
            <w:rFonts w:ascii="Cambria Math" w:hAnsi="Cambria Math"/>
          </w:rPr>
          <m:t>ψ</m:t>
        </m:r>
      </m:oMath>
      <w:r w:rsidRPr="003358B3">
        <w:rPr>
          <w:lang w:val="es-ES"/>
          <w:rPrChange w:id="820" w:author="Carolina Vera" w:date="2018-02-14T11:50:00Z">
            <w:rPr/>
          </w:rPrChange>
        </w:rPr>
        <w:t xml:space="preserve"> con la amplitud media de la QS3 junto con los flujos de actividad de onda calculados a partir del mismo. A partir de la misma se puede confirmar la existencia de los trenes de onda identificados en la  y ampliar el análisis a los trópicos. En mayo, por ejemplo, aparece claramente una fuente de actividad de onda sobre Indonesia que genera un flujo hacia el sur de de Sudamérica y otro hacia el Pacífico central.</w:t>
      </w:r>
    </w:p>
    <w:p w14:paraId="30D64AD4" w14:textId="77777777" w:rsidR="005D05CE" w:rsidRPr="003358B3" w:rsidRDefault="00B810C9">
      <w:pPr>
        <w:pStyle w:val="Ttulo2"/>
        <w:rPr>
          <w:lang w:val="es-ES"/>
          <w:rPrChange w:id="821" w:author="Carolina Vera" w:date="2018-02-14T11:50:00Z">
            <w:rPr/>
          </w:rPrChange>
        </w:rPr>
      </w:pPr>
      <w:bookmarkStart w:id="822" w:name="composicion-de-campos."/>
      <w:bookmarkStart w:id="823" w:name="_Toc506372334"/>
      <w:bookmarkEnd w:id="822"/>
      <w:r w:rsidRPr="003358B3">
        <w:rPr>
          <w:lang w:val="es-ES"/>
          <w:rPrChange w:id="824" w:author="Carolina Vera" w:date="2018-02-14T11:50:00Z">
            <w:rPr/>
          </w:rPrChange>
        </w:rPr>
        <w:t>Composición de campos.</w:t>
      </w:r>
      <w:bookmarkEnd w:id="823"/>
    </w:p>
    <w:p w14:paraId="28016E93" w14:textId="77777777" w:rsidR="005D05CE" w:rsidRPr="003358B3" w:rsidRDefault="005D05CE">
      <w:pPr>
        <w:pStyle w:val="FirstParagraph"/>
        <w:rPr>
          <w:lang w:val="es-ES"/>
          <w:rPrChange w:id="825" w:author="Carolina Vera" w:date="2018-02-14T11:50:00Z">
            <w:rPr/>
          </w:rPrChange>
        </w:rPr>
      </w:pPr>
    </w:p>
    <w:p w14:paraId="59FBC2C9" w14:textId="77777777" w:rsidR="005D05CE" w:rsidRPr="003358B3" w:rsidRDefault="00B810C9">
      <w:pPr>
        <w:pStyle w:val="Textoindependiente"/>
        <w:rPr>
          <w:lang w:val="es-ES"/>
          <w:rPrChange w:id="826" w:author="Carolina Vera" w:date="2018-02-14T11:50:00Z">
            <w:rPr/>
          </w:rPrChange>
        </w:rPr>
      </w:pPr>
      <w:r w:rsidRPr="003358B3">
        <w:rPr>
          <w:lang w:val="es-ES"/>
          <w:rPrChange w:id="827" w:author="Carolina Vera" w:date="2018-02-14T11:50:00Z">
            <w:rPr/>
          </w:rPrChange>
        </w:rPr>
        <w:t>Descripción de la selección.</w:t>
      </w:r>
    </w:p>
    <w:p w14:paraId="2A6C7A81" w14:textId="77777777" w:rsidR="005D05CE" w:rsidRPr="003358B3" w:rsidRDefault="00B810C9">
      <w:pPr>
        <w:pStyle w:val="Textoindependiente"/>
        <w:rPr>
          <w:lang w:val="es-ES"/>
          <w:rPrChange w:id="828" w:author="Carolina Vera" w:date="2018-02-14T11:50:00Z">
            <w:rPr/>
          </w:rPrChange>
        </w:rPr>
      </w:pPr>
      <w:r w:rsidRPr="003358B3">
        <w:rPr>
          <w:lang w:val="es-ES"/>
          <w:rPrChange w:id="829" w:author="Carolina Vera" w:date="2018-02-14T11:50:00Z">
            <w:rPr/>
          </w:rPrChange>
        </w:rPr>
        <w:t>Cosas para ver:</w:t>
      </w:r>
      <w:r w:rsidRPr="003358B3">
        <w:rPr>
          <w:lang w:val="es-ES"/>
          <w:rPrChange w:id="830" w:author="Carolina Vera" w:date="2018-02-14T11:50:00Z">
            <w:rPr/>
          </w:rPrChange>
        </w:rPr>
        <w:br/>
        <w:t>Años con coincidencia, años sin coincidencia. Meses donde la fase coincide (julio) vs meses donde no coincide (septiembre). También, años donde hay seguidilla de meses seleccionados (1999). Aunque posiblemente sea casualidad (no hay mucha persistencia mes a mes.)</w:t>
      </w:r>
    </w:p>
    <w:p w14:paraId="1EA46668" w14:textId="77777777" w:rsidR="005D05CE" w:rsidRPr="003358B3" w:rsidRDefault="00B810C9">
      <w:pPr>
        <w:pStyle w:val="Textoindependiente"/>
        <w:rPr>
          <w:lang w:val="es-ES"/>
          <w:rPrChange w:id="831" w:author="Carolina Vera" w:date="2018-02-14T11:50:00Z">
            <w:rPr/>
          </w:rPrChange>
        </w:rPr>
      </w:pPr>
      <w:r w:rsidRPr="003358B3">
        <w:rPr>
          <w:lang w:val="es-ES"/>
          <w:rPrChange w:id="832" w:author="Carolina Vera" w:date="2018-02-14T11:50:00Z">
            <w:rPr/>
          </w:rPrChange>
        </w:rPr>
        <w:t>Pequeña digresión: Efecto de la fase.</w:t>
      </w:r>
      <w:r w:rsidRPr="003358B3">
        <w:rPr>
          <w:lang w:val="es-ES"/>
          <w:rPrChange w:id="833" w:author="Carolina Vera" w:date="2018-02-14T11:50:00Z">
            <w:rPr/>
          </w:rPrChange>
        </w:rPr>
        <w:br/>
        <w:t>La climatología de la fase se va a discutir más adelante, pero… discutir el efecto de promediar campos con similar amplitud pero fase distinta. Del gráfico, septiembre tiene 1997 y 2003 con fase a 180°, lo que significa que va a a haber cancelación parcial. Enero, por el contrario, no tiene ningún año en contrafase, aunque sí algunos a 90°, que desdibujan el patrón.</w:t>
      </w:r>
    </w:p>
    <w:p w14:paraId="23F95875" w14:textId="77777777" w:rsidR="005D05CE" w:rsidRDefault="00B810C9">
      <w:pPr>
        <w:pStyle w:val="FigurewithCaption"/>
      </w:pPr>
      <w:r>
        <w:rPr>
          <w:noProof/>
        </w:rPr>
        <w:lastRenderedPageBreak/>
        <w:drawing>
          <wp:inline distT="0" distB="0" distL="0" distR="0" wp14:anchorId="2F3C17F3" wp14:editId="2F6FA197">
            <wp:extent cx="4726004" cy="3696101"/>
            <wp:effectExtent l="0" t="0" r="0" b="0"/>
            <wp:docPr id="42" name="Picture" descr="Tabla de interacción - fig:interaccion-tabla"/>
            <wp:cNvGraphicFramePr/>
            <a:graphic xmlns:a="http://schemas.openxmlformats.org/drawingml/2006/main">
              <a:graphicData uri="http://schemas.openxmlformats.org/drawingml/2006/picture">
                <pic:pic xmlns:pic="http://schemas.openxmlformats.org/drawingml/2006/picture">
                  <pic:nvPicPr>
                    <pic:cNvPr id="0" name="Picture" descr="fig/tesis/interaccion-tabla-1.png"/>
                    <pic:cNvPicPr>
                      <a:picLocks noChangeAspect="1" noChangeArrowheads="1"/>
                    </pic:cNvPicPr>
                  </pic:nvPicPr>
                  <pic:blipFill>
                    <a:blip r:embed="rId51"/>
                    <a:stretch>
                      <a:fillRect/>
                    </a:stretch>
                  </pic:blipFill>
                  <pic:spPr bwMode="auto">
                    <a:xfrm>
                      <a:off x="0" y="0"/>
                      <a:ext cx="4726004" cy="3696101"/>
                    </a:xfrm>
                    <a:prstGeom prst="rect">
                      <a:avLst/>
                    </a:prstGeom>
                    <a:noFill/>
                    <a:ln w="9525">
                      <a:noFill/>
                      <a:headEnd/>
                      <a:tailEnd/>
                    </a:ln>
                  </pic:spPr>
                </pic:pic>
              </a:graphicData>
            </a:graphic>
          </wp:inline>
        </w:drawing>
      </w:r>
    </w:p>
    <w:p w14:paraId="2FC34E95" w14:textId="77777777" w:rsidR="005D05CE" w:rsidRPr="003358B3" w:rsidRDefault="00B810C9">
      <w:pPr>
        <w:pStyle w:val="ImageCaption"/>
        <w:rPr>
          <w:lang w:val="es-ES"/>
          <w:rPrChange w:id="834" w:author="Carolina Vera" w:date="2018-02-14T11:50:00Z">
            <w:rPr/>
          </w:rPrChange>
        </w:rPr>
      </w:pPr>
      <w:r w:rsidRPr="003358B3">
        <w:rPr>
          <w:lang w:val="es-ES"/>
          <w:rPrChange w:id="835" w:author="Carolina Vera" w:date="2018-02-14T11:50:00Z">
            <w:rPr/>
          </w:rPrChange>
        </w:rPr>
        <w:t>Tabla de interacción - fig:interaccion-tabla</w:t>
      </w:r>
    </w:p>
    <w:p w14:paraId="72AA67F1" w14:textId="77777777" w:rsidR="005D05CE" w:rsidRDefault="00B810C9">
      <w:pPr>
        <w:pStyle w:val="Textoindependiente"/>
      </w:pPr>
      <w:r w:rsidRPr="003358B3">
        <w:rPr>
          <w:lang w:val="es-ES"/>
          <w:rPrChange w:id="836" w:author="Carolina Vera" w:date="2018-02-14T11:50:00Z">
            <w:rPr/>
          </w:rPrChange>
        </w:rPr>
        <w:t>Cosas para ver:</w:t>
      </w:r>
      <w:r w:rsidRPr="003358B3">
        <w:rPr>
          <w:lang w:val="es-ES"/>
          <w:rPrChange w:id="837" w:author="Carolina Vera" w:date="2018-02-14T11:50:00Z">
            <w:rPr/>
          </w:rPrChange>
        </w:rPr>
        <w:br/>
        <w:t xml:space="preserve">Ambos criterios coinciden en casi todos los años seleccionados, así que no hay mucha diferencia. En efecto, las composiciones son casi iguales (no se muestra). </w:t>
      </w:r>
      <w:r>
        <w:t>Voy a usar la amplitud.</w:t>
      </w:r>
    </w:p>
    <w:p w14:paraId="0E628323" w14:textId="77777777" w:rsidR="005D05CE" w:rsidRDefault="00B810C9">
      <w:pPr>
        <w:pStyle w:val="FigurewithCaption"/>
      </w:pPr>
      <w:r>
        <w:rPr>
          <w:noProof/>
        </w:rPr>
        <w:lastRenderedPageBreak/>
        <w:drawing>
          <wp:inline distT="0" distB="0" distL="0" distR="0" wp14:anchorId="6896EF4D" wp14:editId="016747D3">
            <wp:extent cx="5334000" cy="8076392"/>
            <wp:effectExtent l="0" t="0" r="0" b="0"/>
            <wp:docPr id="43" name="Picture" descr="Campos para los 10 eneros seleccionados. - fig:gh-qs3-select-ene"/>
            <wp:cNvGraphicFramePr/>
            <a:graphic xmlns:a="http://schemas.openxmlformats.org/drawingml/2006/main">
              <a:graphicData uri="http://schemas.openxmlformats.org/drawingml/2006/picture">
                <pic:pic xmlns:pic="http://schemas.openxmlformats.org/drawingml/2006/picture">
                  <pic:nvPicPr>
                    <pic:cNvPr id="0" name="Picture" descr="fig/tesis/gh-qs3-select-ene-1.png"/>
                    <pic:cNvPicPr>
                      <a:picLocks noChangeAspect="1" noChangeArrowheads="1"/>
                    </pic:cNvPicPr>
                  </pic:nvPicPr>
                  <pic:blipFill>
                    <a:blip r:embed="rId52"/>
                    <a:stretch>
                      <a:fillRect/>
                    </a:stretch>
                  </pic:blipFill>
                  <pic:spPr bwMode="auto">
                    <a:xfrm>
                      <a:off x="0" y="0"/>
                      <a:ext cx="5334000" cy="8076392"/>
                    </a:xfrm>
                    <a:prstGeom prst="rect">
                      <a:avLst/>
                    </a:prstGeom>
                    <a:noFill/>
                    <a:ln w="9525">
                      <a:noFill/>
                      <a:headEnd/>
                      <a:tailEnd/>
                    </a:ln>
                  </pic:spPr>
                </pic:pic>
              </a:graphicData>
            </a:graphic>
          </wp:inline>
        </w:drawing>
      </w:r>
    </w:p>
    <w:p w14:paraId="744D8F7B" w14:textId="77777777" w:rsidR="005D05CE" w:rsidRPr="003358B3" w:rsidRDefault="00B810C9">
      <w:pPr>
        <w:pStyle w:val="ImageCaption"/>
        <w:rPr>
          <w:lang w:val="es-ES"/>
          <w:rPrChange w:id="838" w:author="Carolina Vera" w:date="2018-02-14T11:50:00Z">
            <w:rPr/>
          </w:rPrChange>
        </w:rPr>
      </w:pPr>
      <w:r w:rsidRPr="003358B3">
        <w:rPr>
          <w:lang w:val="es-ES"/>
          <w:rPrChange w:id="839" w:author="Carolina Vera" w:date="2018-02-14T11:50:00Z">
            <w:rPr/>
          </w:rPrChange>
        </w:rPr>
        <w:lastRenderedPageBreak/>
        <w:t>Campos para los 10 eneros seleccionados. - fig:gh-qs3-select-ene</w:t>
      </w:r>
    </w:p>
    <w:p w14:paraId="5E86639C" w14:textId="77777777" w:rsidR="005D05CE" w:rsidRDefault="00B810C9">
      <w:pPr>
        <w:pStyle w:val="FigurewithCaption"/>
      </w:pPr>
      <w:r>
        <w:rPr>
          <w:noProof/>
        </w:rPr>
        <w:lastRenderedPageBreak/>
        <w:drawing>
          <wp:inline distT="0" distB="0" distL="0" distR="0" wp14:anchorId="723B1DE0" wp14:editId="60F60B5E">
            <wp:extent cx="5334000" cy="8076392"/>
            <wp:effectExtent l="0" t="0" r="0" b="0"/>
            <wp:docPr id="44" name="Picture" descr="Campos para los 10 septiembres seleccionados. - fig:gh-qs3-select-sep"/>
            <wp:cNvGraphicFramePr/>
            <a:graphic xmlns:a="http://schemas.openxmlformats.org/drawingml/2006/main">
              <a:graphicData uri="http://schemas.openxmlformats.org/drawingml/2006/picture">
                <pic:pic xmlns:pic="http://schemas.openxmlformats.org/drawingml/2006/picture">
                  <pic:nvPicPr>
                    <pic:cNvPr id="0" name="Picture" descr="fig/tesis/gh-qs3-select-sep-1.png"/>
                    <pic:cNvPicPr>
                      <a:picLocks noChangeAspect="1" noChangeArrowheads="1"/>
                    </pic:cNvPicPr>
                  </pic:nvPicPr>
                  <pic:blipFill>
                    <a:blip r:embed="rId53"/>
                    <a:stretch>
                      <a:fillRect/>
                    </a:stretch>
                  </pic:blipFill>
                  <pic:spPr bwMode="auto">
                    <a:xfrm>
                      <a:off x="0" y="0"/>
                      <a:ext cx="5334000" cy="8076392"/>
                    </a:xfrm>
                    <a:prstGeom prst="rect">
                      <a:avLst/>
                    </a:prstGeom>
                    <a:noFill/>
                    <a:ln w="9525">
                      <a:noFill/>
                      <a:headEnd/>
                      <a:tailEnd/>
                    </a:ln>
                  </pic:spPr>
                </pic:pic>
              </a:graphicData>
            </a:graphic>
          </wp:inline>
        </w:drawing>
      </w:r>
    </w:p>
    <w:p w14:paraId="64A8304F" w14:textId="77777777" w:rsidR="005D05CE" w:rsidRPr="003358B3" w:rsidRDefault="00B810C9">
      <w:pPr>
        <w:pStyle w:val="ImageCaption"/>
        <w:rPr>
          <w:lang w:val="es-ES"/>
          <w:rPrChange w:id="840" w:author="Carolina Vera" w:date="2018-02-14T11:50:00Z">
            <w:rPr/>
          </w:rPrChange>
        </w:rPr>
      </w:pPr>
      <w:r w:rsidRPr="003358B3">
        <w:rPr>
          <w:lang w:val="es-ES"/>
          <w:rPrChange w:id="841" w:author="Carolina Vera" w:date="2018-02-14T11:50:00Z">
            <w:rPr/>
          </w:rPrChange>
        </w:rPr>
        <w:lastRenderedPageBreak/>
        <w:t>Campos para los 10 septiembres seleccionados. - fig:gh-qs3-select-sep</w:t>
      </w:r>
    </w:p>
    <w:p w14:paraId="23524255" w14:textId="77777777" w:rsidR="005D05CE" w:rsidRPr="003358B3" w:rsidRDefault="00B810C9">
      <w:pPr>
        <w:pStyle w:val="Textoindependiente"/>
        <w:rPr>
          <w:lang w:val="es-ES"/>
          <w:rPrChange w:id="842" w:author="Carolina Vera" w:date="2018-02-14T11:50:00Z">
            <w:rPr/>
          </w:rPrChange>
        </w:rPr>
      </w:pPr>
      <w:r w:rsidRPr="003358B3">
        <w:rPr>
          <w:lang w:val="es-ES"/>
          <w:rPrChange w:id="843" w:author="Carolina Vera" w:date="2018-02-14T11:50:00Z">
            <w:rPr/>
          </w:rPrChange>
        </w:rPr>
        <w:t>Estos gráficos me parecen importantes para ver lo que hay “adentro” de la composición, pero no sé bien qué decir sobre ellos. Supongo que lo principal es que hay años donde la onda</w:t>
      </w:r>
    </w:p>
    <w:p w14:paraId="25C7857B" w14:textId="77777777" w:rsidR="005D05CE" w:rsidRPr="003358B3" w:rsidRDefault="00B810C9">
      <w:pPr>
        <w:pStyle w:val="Ttulo2"/>
        <w:rPr>
          <w:lang w:val="es-ES"/>
          <w:rPrChange w:id="844" w:author="Carolina Vera" w:date="2018-02-14T11:50:00Z">
            <w:rPr/>
          </w:rPrChange>
        </w:rPr>
      </w:pPr>
      <w:bookmarkStart w:id="845" w:name="fuentes-de-variabilidad-interna"/>
      <w:bookmarkStart w:id="846" w:name="_Toc506372335"/>
      <w:bookmarkEnd w:id="845"/>
      <w:r w:rsidRPr="003358B3">
        <w:rPr>
          <w:lang w:val="es-ES"/>
          <w:rPrChange w:id="847" w:author="Carolina Vera" w:date="2018-02-14T11:50:00Z">
            <w:rPr/>
          </w:rPrChange>
        </w:rPr>
        <w:t>Fuentes de variabilidad interna</w:t>
      </w:r>
      <w:bookmarkEnd w:id="846"/>
    </w:p>
    <w:p w14:paraId="725887E9" w14:textId="77777777" w:rsidR="005D05CE" w:rsidRPr="003358B3" w:rsidRDefault="00B810C9">
      <w:pPr>
        <w:pStyle w:val="FirstParagraph"/>
        <w:rPr>
          <w:lang w:val="es-ES"/>
          <w:rPrChange w:id="848" w:author="Carolina Vera" w:date="2018-02-14T11:50:00Z">
            <w:rPr/>
          </w:rPrChange>
        </w:rPr>
      </w:pPr>
      <w:r w:rsidRPr="003358B3">
        <w:rPr>
          <w:lang w:val="es-ES"/>
          <w:rPrChange w:id="849" w:author="Carolina Vera" w:date="2018-02-14T11:50:00Z">
            <w:rPr/>
          </w:rPrChange>
        </w:rPr>
        <w:t>(Discusión escrita más de papers), Pero nos concentramos en la fuente externa.</w:t>
      </w:r>
    </w:p>
    <w:p w14:paraId="4962F9BE" w14:textId="77777777" w:rsidR="005D05CE" w:rsidRPr="003358B3" w:rsidRDefault="00B810C9">
      <w:pPr>
        <w:pStyle w:val="Ttulo2"/>
        <w:rPr>
          <w:lang w:val="es-ES"/>
          <w:rPrChange w:id="850" w:author="Carolina Vera" w:date="2018-02-14T11:50:00Z">
            <w:rPr/>
          </w:rPrChange>
        </w:rPr>
      </w:pPr>
      <w:bookmarkStart w:id="851" w:name="fuentes-externas"/>
      <w:bookmarkStart w:id="852" w:name="_Toc506372336"/>
      <w:bookmarkEnd w:id="851"/>
      <w:r w:rsidRPr="003358B3">
        <w:rPr>
          <w:lang w:val="es-ES"/>
          <w:rPrChange w:id="853" w:author="Carolina Vera" w:date="2018-02-14T11:50:00Z">
            <w:rPr/>
          </w:rPrChange>
        </w:rPr>
        <w:t>Fuentes externas</w:t>
      </w:r>
      <w:bookmarkEnd w:id="852"/>
    </w:p>
    <w:p w14:paraId="7513D0DA" w14:textId="77777777" w:rsidR="005D05CE" w:rsidRPr="003358B3" w:rsidRDefault="00B810C9">
      <w:pPr>
        <w:pStyle w:val="Ttulo3"/>
        <w:rPr>
          <w:lang w:val="es-ES"/>
          <w:rPrChange w:id="854" w:author="Carolina Vera" w:date="2018-02-14T11:50:00Z">
            <w:rPr/>
          </w:rPrChange>
        </w:rPr>
      </w:pPr>
      <w:bookmarkStart w:id="855" w:name="sst"/>
      <w:bookmarkStart w:id="856" w:name="_Toc506372337"/>
      <w:bookmarkEnd w:id="855"/>
      <w:r w:rsidRPr="003358B3">
        <w:rPr>
          <w:lang w:val="es-ES"/>
          <w:rPrChange w:id="857" w:author="Carolina Vera" w:date="2018-02-14T11:50:00Z">
            <w:rPr/>
          </w:rPrChange>
        </w:rPr>
        <w:t>SST</w:t>
      </w:r>
      <w:bookmarkEnd w:id="856"/>
    </w:p>
    <w:p w14:paraId="14402B71" w14:textId="77777777" w:rsidR="005D05CE" w:rsidRPr="003358B3" w:rsidRDefault="00B810C9">
      <w:pPr>
        <w:pStyle w:val="FirstParagraph"/>
        <w:rPr>
          <w:lang w:val="es-ES"/>
          <w:rPrChange w:id="858" w:author="Carolina Vera" w:date="2018-02-14T11:50:00Z">
            <w:rPr/>
          </w:rPrChange>
        </w:rPr>
      </w:pPr>
      <w:r w:rsidRPr="003358B3">
        <w:rPr>
          <w:lang w:val="es-ES"/>
          <w:rPrChange w:id="859" w:author="Carolina Vera" w:date="2018-02-14T11:50:00Z">
            <w:rPr/>
          </w:rPrChange>
        </w:rPr>
        <w:t>En la  se muestra la regresión de SST sobre la amplitud de la QS3 con las regiones con p-valor nominalmente menor a 0.01 marcadas con líneas negras. Los valores son casi nulos o sin significancia en todos los meses y los pocos patrones obserados no son estables. Existe una señal en el pacífico ecuatorial en febrero, mayor, septiembre, nboviembre y diciembre (invertida en estos últimos dos) pero no alcanza significancia estadística en ningún caso. Diciembre es el mes con más áreas con señal importante, indicando que la QS3 durante este mes podriá estar asociada con aguas frías en el Pacífico sur y el Atlántico ecuatorial, y cálidas en el Atlántico sur.</w:t>
      </w:r>
    </w:p>
    <w:p w14:paraId="7CCF456B" w14:textId="77777777" w:rsidR="005D05CE" w:rsidRPr="003358B3" w:rsidRDefault="00B810C9">
      <w:pPr>
        <w:pStyle w:val="Textoindependiente"/>
        <w:rPr>
          <w:lang w:val="es-ES"/>
          <w:rPrChange w:id="860" w:author="Carolina Vera" w:date="2018-02-14T11:50:00Z">
            <w:rPr/>
          </w:rPrChange>
        </w:rPr>
      </w:pPr>
      <w:r w:rsidRPr="003358B3">
        <w:rPr>
          <w:lang w:val="es-ES"/>
          <w:rPrChange w:id="861" w:author="Carolina Vera" w:date="2018-02-14T11:50:00Z">
            <w:rPr/>
          </w:rPrChange>
        </w:rPr>
        <w:t xml:space="preserve">Existen algunas correspondencias entre este patrón de SST de la  y las regresiones de </w:t>
      </w:r>
      <m:oMath>
        <m:r>
          <w:rPr>
            <w:rFonts w:ascii="Cambria Math" w:hAnsi="Cambria Math"/>
          </w:rPr>
          <m:t>ψ</m:t>
        </m:r>
      </m:oMath>
      <w:r w:rsidRPr="003358B3">
        <w:rPr>
          <w:lang w:val="es-ES"/>
          <w:rPrChange w:id="862" w:author="Carolina Vera" w:date="2018-02-14T11:50:00Z">
            <w:rPr/>
          </w:rPrChange>
        </w:rPr>
        <w:t xml:space="preserve"> de la . Las regiones de aguas frías en el Pacífico sur presentes en agosto y diciembre coinciden con centros ciclónicos (máximos de </w:t>
      </w:r>
      <m:oMath>
        <m:r>
          <w:rPr>
            <w:rFonts w:ascii="Cambria Math" w:hAnsi="Cambria Math"/>
          </w:rPr>
          <m:t>ψ</m:t>
        </m:r>
      </m:oMath>
      <w:r w:rsidRPr="003358B3">
        <w:rPr>
          <w:lang w:val="es-ES"/>
          <w:rPrChange w:id="863" w:author="Carolina Vera" w:date="2018-02-14T11:50:00Z">
            <w:rPr/>
          </w:rPrChange>
        </w:rPr>
        <w:t>). La región de agua caliente en el pacífico central en febrero podría ser la fuente de los trenes de ondas originados al sur de la misma a partir de la generación de convección anómala de forma similar al máximo de SST en mayo en la costa este de Australia, o en enero al sur del Índico.</w:t>
      </w:r>
    </w:p>
    <w:p w14:paraId="36A722FE" w14:textId="77777777" w:rsidR="005D05CE" w:rsidRPr="003358B3" w:rsidRDefault="00B810C9">
      <w:pPr>
        <w:pStyle w:val="Textoindependiente"/>
        <w:rPr>
          <w:lang w:val="es-ES"/>
          <w:rPrChange w:id="864" w:author="Carolina Vera" w:date="2018-02-14T11:50:00Z">
            <w:rPr/>
          </w:rPrChange>
        </w:rPr>
      </w:pPr>
      <w:r w:rsidRPr="003358B3">
        <w:rPr>
          <w:lang w:val="es-ES"/>
          <w:rPrChange w:id="865" w:author="Carolina Vera" w:date="2018-02-14T11:50:00Z">
            <w:rPr/>
          </w:rPrChange>
        </w:rPr>
        <w:t>La regresión de la amplitud de QS3 con radiación saliente de onda larga (OLR) se muestra en la  donde valores negativos (colores rojos) indican convección anómala intensificada y viceversa. El mes con mayor señal es debrero, con convección intensa en el Pacífico central e inhibida en el Pacífico occidental. Este patrón tipo El Niño coincide con la regresión en SST () y es similar al que se observa en mayo y septiembre, aunque en éstos es menos intenso. El agua ecuatorial fría de diciembre, en cambio, tiene su correlato en una convección inhibida en el pacífico central e intensificada en Indonesia, asemejándose a un patró tipo La Niña.</w:t>
      </w:r>
    </w:p>
    <w:p w14:paraId="44F62D56" w14:textId="77777777" w:rsidR="005D05CE" w:rsidRPr="003358B3" w:rsidRDefault="00B810C9">
      <w:pPr>
        <w:pStyle w:val="Textoindependiente"/>
        <w:rPr>
          <w:lang w:val="es-ES"/>
          <w:rPrChange w:id="866" w:author="Carolina Vera" w:date="2018-02-14T11:50:00Z">
            <w:rPr/>
          </w:rPrChange>
        </w:rPr>
      </w:pPr>
      <w:r w:rsidRPr="003358B3">
        <w:rPr>
          <w:lang w:val="es-ES"/>
          <w:rPrChange w:id="867" w:author="Carolina Vera" w:date="2018-02-14T11:50:00Z">
            <w:rPr/>
          </w:rPrChange>
        </w:rPr>
        <w:t>La consistencia física entre las regresiones de SST y OLR no deberían ser indicio de robustez ya que la correlación negativa entre ambas variables en la región del Pacífico ecuatorial implica que no son variables independientes. La falta de significancia estadística parace mostrar que la señal de la SST sobre la QS3, de existir, es menor a la que puede detectarse con estos datos y esta metodología.</w:t>
      </w:r>
    </w:p>
    <w:p w14:paraId="33360586" w14:textId="77777777" w:rsidR="005D05CE" w:rsidRPr="003358B3" w:rsidRDefault="00B810C9">
      <w:pPr>
        <w:pStyle w:val="Ttulo1"/>
        <w:rPr>
          <w:lang w:val="es-ES"/>
          <w:rPrChange w:id="868" w:author="Carolina Vera" w:date="2018-02-14T11:51:00Z">
            <w:rPr/>
          </w:rPrChange>
        </w:rPr>
      </w:pPr>
      <w:bookmarkStart w:id="869" w:name="experimentos"/>
      <w:bookmarkStart w:id="870" w:name="_Toc506372338"/>
      <w:bookmarkEnd w:id="869"/>
      <w:r w:rsidRPr="003358B3">
        <w:rPr>
          <w:lang w:val="es-ES"/>
          <w:rPrChange w:id="871" w:author="Carolina Vera" w:date="2018-02-14T11:51:00Z">
            <w:rPr/>
          </w:rPrChange>
        </w:rPr>
        <w:lastRenderedPageBreak/>
        <w:t>Experimentos</w:t>
      </w:r>
      <w:bookmarkEnd w:id="870"/>
    </w:p>
    <w:p w14:paraId="3A7EB1E2" w14:textId="77777777" w:rsidR="005D05CE" w:rsidRPr="003358B3" w:rsidRDefault="00B810C9">
      <w:pPr>
        <w:pStyle w:val="Ttulo2"/>
        <w:rPr>
          <w:lang w:val="es-ES"/>
          <w:rPrChange w:id="872" w:author="Carolina Vera" w:date="2018-02-14T11:51:00Z">
            <w:rPr/>
          </w:rPrChange>
        </w:rPr>
      </w:pPr>
      <w:bookmarkStart w:id="873" w:name="validacion-speedy"/>
      <w:bookmarkStart w:id="874" w:name="_Toc506372339"/>
      <w:bookmarkEnd w:id="873"/>
      <w:r w:rsidRPr="003358B3">
        <w:rPr>
          <w:lang w:val="es-ES"/>
          <w:rPrChange w:id="875" w:author="Carolina Vera" w:date="2018-02-14T11:51:00Z">
            <w:rPr/>
          </w:rPrChange>
        </w:rPr>
        <w:t>Validación SPEEDY</w:t>
      </w:r>
      <w:bookmarkEnd w:id="874"/>
    </w:p>
    <w:p w14:paraId="297AFA87" w14:textId="77777777" w:rsidR="005D05CE" w:rsidRPr="003358B3" w:rsidRDefault="00B810C9">
      <w:pPr>
        <w:pStyle w:val="FirstParagraph"/>
        <w:rPr>
          <w:lang w:val="es-ES"/>
          <w:rPrChange w:id="876" w:author="Carolina Vera" w:date="2018-02-14T11:51:00Z">
            <w:rPr/>
          </w:rPrChange>
        </w:rPr>
      </w:pPr>
      <w:r w:rsidRPr="003358B3">
        <w:rPr>
          <w:lang w:val="es-ES"/>
          <w:rPrChange w:id="877" w:author="Carolina Vera" w:date="2018-02-14T11:51:00Z">
            <w:rPr/>
          </w:rPrChange>
        </w:rPr>
        <w:t>Para la validación de SPEEDY con respecto a NCEP se muestran los niveles de 200hPa y 500hPa como representación de niveles altos y medios respectivamente. Las conclusiones no cambian sustancialmente en el resto de los niveles.</w:t>
      </w:r>
    </w:p>
    <w:p w14:paraId="6DE9D532" w14:textId="77777777" w:rsidR="005D05CE" w:rsidRPr="003358B3" w:rsidRDefault="00B810C9">
      <w:pPr>
        <w:pStyle w:val="Textoindependiente"/>
        <w:rPr>
          <w:lang w:val="es-ES"/>
          <w:rPrChange w:id="878" w:author="Carolina Vera" w:date="2018-02-14T11:51:00Z">
            <w:rPr/>
          </w:rPrChange>
        </w:rPr>
      </w:pPr>
      <w:r w:rsidRPr="003358B3">
        <w:rPr>
          <w:lang w:val="es-ES"/>
          <w:rPrChange w:id="879" w:author="Carolina Vera" w:date="2018-02-14T11:51:00Z">
            <w:rPr/>
          </w:rPrChange>
        </w:rPr>
        <w:t xml:space="preserve">Una primer gran limitación de SPEEDY es su pobre representación de la estratósfera. Sólo el más alto de sus 8 niveles está en la estatósfera (30hPa) y al ser la </w:t>
      </w:r>
      <w:r w:rsidRPr="003358B3">
        <w:rPr>
          <w:i/>
          <w:lang w:val="es-ES"/>
          <w:rPrChange w:id="880" w:author="Carolina Vera" w:date="2018-02-14T11:51:00Z">
            <w:rPr>
              <w:i/>
            </w:rPr>
          </w:rPrChange>
        </w:rPr>
        <w:t>tapa</w:t>
      </w:r>
      <w:r w:rsidRPr="003358B3">
        <w:rPr>
          <w:lang w:val="es-ES"/>
          <w:rPrChange w:id="881" w:author="Carolina Vera" w:date="2018-02-14T11:51:00Z">
            <w:rPr/>
          </w:rPrChange>
        </w:rPr>
        <w:t xml:space="preserve"> del modelo, que tiene una “esponja” para evitar la propagación de ondas de gravedad (), no es un nivel con información confiable.</w:t>
      </w:r>
    </w:p>
    <w:p w14:paraId="3EA4DC4B" w14:textId="77777777" w:rsidR="005D05CE" w:rsidRPr="003358B3" w:rsidRDefault="00B810C9">
      <w:pPr>
        <w:pStyle w:val="Ttulo3"/>
        <w:rPr>
          <w:lang w:val="es-ES"/>
          <w:rPrChange w:id="882" w:author="Carolina Vera" w:date="2018-02-14T11:51:00Z">
            <w:rPr/>
          </w:rPrChange>
        </w:rPr>
      </w:pPr>
      <w:bookmarkStart w:id="883" w:name="altura-geopotencial-1"/>
      <w:bookmarkStart w:id="884" w:name="_Toc506372340"/>
      <w:bookmarkEnd w:id="883"/>
      <w:r w:rsidRPr="003358B3">
        <w:rPr>
          <w:lang w:val="es-ES"/>
          <w:rPrChange w:id="885" w:author="Carolina Vera" w:date="2018-02-14T11:51:00Z">
            <w:rPr/>
          </w:rPrChange>
        </w:rPr>
        <w:t>Altura Geopotencial</w:t>
      </w:r>
      <w:bookmarkEnd w:id="884"/>
    </w:p>
    <w:p w14:paraId="55A41046" w14:textId="77777777" w:rsidR="005D05CE" w:rsidRPr="003358B3" w:rsidRDefault="00B810C9">
      <w:pPr>
        <w:pStyle w:val="FirstParagraph"/>
        <w:rPr>
          <w:lang w:val="es-ES"/>
          <w:rPrChange w:id="886" w:author="Carolina Vera" w:date="2018-02-14T11:51:00Z">
            <w:rPr/>
          </w:rPrChange>
        </w:rPr>
      </w:pPr>
      <w:r w:rsidRPr="003358B3">
        <w:rPr>
          <w:lang w:val="es-ES"/>
          <w:rPrChange w:id="887" w:author="Carolina Vera" w:date="2018-02-14T11:51:00Z">
            <w:rPr/>
          </w:rPrChange>
        </w:rPr>
        <w:t>Anomalía</w:t>
      </w:r>
    </w:p>
    <w:p w14:paraId="12111DE8" w14:textId="77777777" w:rsidR="005D05CE" w:rsidRPr="003358B3" w:rsidRDefault="00B810C9">
      <w:pPr>
        <w:pStyle w:val="Textoindependiente"/>
        <w:rPr>
          <w:lang w:val="es-ES"/>
          <w:rPrChange w:id="888" w:author="Carolina Vera" w:date="2018-02-14T11:51:00Z">
            <w:rPr/>
          </w:rPrChange>
        </w:rPr>
      </w:pPr>
      <w:r w:rsidRPr="003358B3">
        <w:rPr>
          <w:lang w:val="es-ES"/>
          <w:rPrChange w:id="889" w:author="Carolina Vera" w:date="2018-02-14T11:51:00Z">
            <w:rPr/>
          </w:rPrChange>
        </w:rPr>
        <w:t>El campo medio de geopotencial está bien representado en el modelo (no se muestra) mientras que las mayores diferencias se encuentran en el campo de anomalías zonales. El mismo se muestra en la  donde en sombreado se muestra el campo de SPEEDY y en contornos el correspondiente a NCEP (convención que se mantendrá en el resto de las figuras de validación). Speedy representa correctamente la estructura aproximadamente barotrópica equivalente de las anomalías zonales. Reproduce el patrón de QS1 y su intensificación en invierno, aunque en verano es demasiado débil y en invierno demasiado intenso. Por ejemplo, en primavera el máximo de Z en 500hPa en 60°S supera los 120mgp en SPEEDY mientras que en NCEP no llega a 80mgp.</w:t>
      </w:r>
    </w:p>
    <w:p w14:paraId="35B503E8" w14:textId="77777777" w:rsidR="005D05CE" w:rsidRPr="003358B3" w:rsidRDefault="00B810C9">
      <w:pPr>
        <w:pStyle w:val="Textoindependiente"/>
        <w:rPr>
          <w:lang w:val="es-ES"/>
          <w:rPrChange w:id="890" w:author="Carolina Vera" w:date="2018-02-14T11:51:00Z">
            <w:rPr/>
          </w:rPrChange>
        </w:rPr>
      </w:pPr>
      <w:r w:rsidRPr="003358B3">
        <w:rPr>
          <w:lang w:val="es-ES"/>
          <w:rPrChange w:id="891" w:author="Carolina Vera" w:date="2018-02-14T11:51:00Z">
            <w:rPr/>
          </w:rPrChange>
        </w:rPr>
        <w:t>Si bien la ubicación de los máximos y mínimos de Z en SPEEDY es aproximadamente la correcta no logra capturar parte de la estructura fina. En 500hPa durante otoño, invierno y primavera, SPEEDY presenta un sólo máximo en 120°O a pesar de que NCEP tiene dos máximos identificables con ciclos anuales independientes.</w:t>
      </w:r>
    </w:p>
    <w:p w14:paraId="7C639EB7" w14:textId="77777777" w:rsidR="005D05CE" w:rsidRPr="003358B3" w:rsidRDefault="005D05CE">
      <w:pPr>
        <w:pStyle w:val="Textoindependiente"/>
        <w:rPr>
          <w:lang w:val="es-ES"/>
          <w:rPrChange w:id="892" w:author="Carolina Vera" w:date="2018-02-14T11:51:00Z">
            <w:rPr/>
          </w:rPrChange>
        </w:rPr>
      </w:pPr>
    </w:p>
    <w:p w14:paraId="14CCBE9B" w14:textId="77777777" w:rsidR="005D05CE" w:rsidRDefault="00B810C9">
      <w:pPr>
        <w:pStyle w:val="FigurewithCaption"/>
      </w:pPr>
      <w:r>
        <w:rPr>
          <w:noProof/>
        </w:rPr>
        <w:lastRenderedPageBreak/>
        <w:drawing>
          <wp:inline distT="0" distB="0" distL="0" distR="0" wp14:anchorId="5A1EF73A" wp14:editId="70FF635A">
            <wp:extent cx="4726004" cy="3696101"/>
            <wp:effectExtent l="0" t="0" r="0" b="0"/>
            <wp:docPr id="45" name="Picture" descr="Corte zonal de anomalía de geopotencial en -60° (speedy sombreado, ncep contornos). - fig:ghz-sp-nc-corte60"/>
            <wp:cNvGraphicFramePr/>
            <a:graphic xmlns:a="http://schemas.openxmlformats.org/drawingml/2006/main">
              <a:graphicData uri="http://schemas.openxmlformats.org/drawingml/2006/picture">
                <pic:pic xmlns:pic="http://schemas.openxmlformats.org/drawingml/2006/picture">
                  <pic:nvPicPr>
                    <pic:cNvPr id="0" name="Picture" descr="fig/tesis/ghz-sp-nc-corte60-1.png"/>
                    <pic:cNvPicPr>
                      <a:picLocks noChangeAspect="1" noChangeArrowheads="1"/>
                    </pic:cNvPicPr>
                  </pic:nvPicPr>
                  <pic:blipFill>
                    <a:blip r:embed="rId54"/>
                    <a:stretch>
                      <a:fillRect/>
                    </a:stretch>
                  </pic:blipFill>
                  <pic:spPr bwMode="auto">
                    <a:xfrm>
                      <a:off x="0" y="0"/>
                      <a:ext cx="4726004" cy="3696101"/>
                    </a:xfrm>
                    <a:prstGeom prst="rect">
                      <a:avLst/>
                    </a:prstGeom>
                    <a:noFill/>
                    <a:ln w="9525">
                      <a:noFill/>
                      <a:headEnd/>
                      <a:tailEnd/>
                    </a:ln>
                  </pic:spPr>
                </pic:pic>
              </a:graphicData>
            </a:graphic>
          </wp:inline>
        </w:drawing>
      </w:r>
    </w:p>
    <w:p w14:paraId="0DB8F7FC" w14:textId="77777777" w:rsidR="005D05CE" w:rsidRPr="003358B3" w:rsidRDefault="00B810C9">
      <w:pPr>
        <w:pStyle w:val="ImageCaption"/>
        <w:rPr>
          <w:lang w:val="es-ES"/>
          <w:rPrChange w:id="893" w:author="Carolina Vera" w:date="2018-02-14T11:51:00Z">
            <w:rPr/>
          </w:rPrChange>
        </w:rPr>
      </w:pPr>
      <w:r w:rsidRPr="003358B3">
        <w:rPr>
          <w:lang w:val="es-ES"/>
          <w:rPrChange w:id="894" w:author="Carolina Vera" w:date="2018-02-14T11:51:00Z">
            <w:rPr/>
          </w:rPrChange>
        </w:rPr>
        <w:t>Corte zonal de anomalía de geopotencial en -60° (speedy sombreado, ncep contornos). - fig:ghz-sp-nc-corte60</w:t>
      </w:r>
    </w:p>
    <w:p w14:paraId="0C0E3074" w14:textId="77777777" w:rsidR="005D05CE" w:rsidRPr="003358B3" w:rsidRDefault="00B810C9">
      <w:pPr>
        <w:pStyle w:val="Textoindependiente"/>
        <w:rPr>
          <w:lang w:val="es-ES"/>
          <w:rPrChange w:id="895" w:author="Carolina Vera" w:date="2018-02-14T11:51:00Z">
            <w:rPr/>
          </w:rPrChange>
        </w:rPr>
      </w:pPr>
      <w:r w:rsidRPr="003358B3">
        <w:rPr>
          <w:lang w:val="es-ES"/>
          <w:rPrChange w:id="896" w:author="Carolina Vera" w:date="2018-02-14T11:51:00Z">
            <w:rPr/>
          </w:rPrChange>
        </w:rPr>
        <w:t>En la  se muestra el corte de Z* en 60°S. Se evidencia la falta de inclinación de las anomalías zonales de SPEEDY, las cuales son mcho más barotrópicas que en las observaciones. Esto indica que la QS1 en SPEEDY no está asociada a transporte de calor hacia el polo, por lo que es de esperarse que los términos en la ecuación de balande de energía tengan distinta magnitud relativa.</w:t>
      </w:r>
    </w:p>
    <w:p w14:paraId="17658492" w14:textId="77777777" w:rsidR="005D05CE" w:rsidRDefault="00B810C9">
      <w:pPr>
        <w:pStyle w:val="Ttulo3"/>
      </w:pPr>
      <w:bookmarkStart w:id="897" w:name="temperatura-1"/>
      <w:bookmarkStart w:id="898" w:name="_Toc506372341"/>
      <w:bookmarkEnd w:id="897"/>
      <w:r>
        <w:lastRenderedPageBreak/>
        <w:t>Temperatura</w:t>
      </w:r>
      <w:bookmarkEnd w:id="898"/>
    </w:p>
    <w:p w14:paraId="2C9B91E2" w14:textId="77777777" w:rsidR="005D05CE" w:rsidRDefault="00B810C9">
      <w:pPr>
        <w:pStyle w:val="FigurewithCaption"/>
      </w:pPr>
      <w:r>
        <w:rPr>
          <w:noProof/>
        </w:rPr>
        <w:drawing>
          <wp:inline distT="0" distB="0" distL="0" distR="0" wp14:anchorId="10937A7F" wp14:editId="04CF04ED">
            <wp:extent cx="5334000" cy="3618826"/>
            <wp:effectExtent l="0" t="0" r="0" b="0"/>
            <wp:docPr id="46" name="Picture" descr="Temperatura - fig:t-nc-sp"/>
            <wp:cNvGraphicFramePr/>
            <a:graphic xmlns:a="http://schemas.openxmlformats.org/drawingml/2006/main">
              <a:graphicData uri="http://schemas.openxmlformats.org/drawingml/2006/picture">
                <pic:pic xmlns:pic="http://schemas.openxmlformats.org/drawingml/2006/picture">
                  <pic:nvPicPr>
                    <pic:cNvPr id="0" name="Picture" descr="fig/tesis/t-nc-sp-1.png"/>
                    <pic:cNvPicPr>
                      <a:picLocks noChangeAspect="1" noChangeArrowheads="1"/>
                    </pic:cNvPicPr>
                  </pic:nvPicPr>
                  <pic:blipFill>
                    <a:blip r:embed="rId55"/>
                    <a:stretch>
                      <a:fillRect/>
                    </a:stretch>
                  </pic:blipFill>
                  <pic:spPr bwMode="auto">
                    <a:xfrm>
                      <a:off x="0" y="0"/>
                      <a:ext cx="5334000" cy="3618826"/>
                    </a:xfrm>
                    <a:prstGeom prst="rect">
                      <a:avLst/>
                    </a:prstGeom>
                    <a:noFill/>
                    <a:ln w="9525">
                      <a:noFill/>
                      <a:headEnd/>
                      <a:tailEnd/>
                    </a:ln>
                  </pic:spPr>
                </pic:pic>
              </a:graphicData>
            </a:graphic>
          </wp:inline>
        </w:drawing>
      </w:r>
    </w:p>
    <w:p w14:paraId="67385175" w14:textId="77777777" w:rsidR="005D05CE" w:rsidRPr="003358B3" w:rsidRDefault="00B810C9">
      <w:pPr>
        <w:pStyle w:val="ImageCaption"/>
        <w:rPr>
          <w:lang w:val="es-ES"/>
          <w:rPrChange w:id="899" w:author="Carolina Vera" w:date="2018-02-14T11:51:00Z">
            <w:rPr/>
          </w:rPrChange>
        </w:rPr>
      </w:pPr>
      <w:r w:rsidRPr="003358B3">
        <w:rPr>
          <w:lang w:val="es-ES"/>
          <w:rPrChange w:id="900" w:author="Carolina Vera" w:date="2018-02-14T11:51:00Z">
            <w:rPr/>
          </w:rPrChange>
        </w:rPr>
        <w:t>Temperatura - fig:t-nc-sp</w:t>
      </w:r>
    </w:p>
    <w:p w14:paraId="7699E4D8" w14:textId="77777777" w:rsidR="005D05CE" w:rsidRPr="003358B3" w:rsidRDefault="00B810C9">
      <w:pPr>
        <w:pStyle w:val="Textoindependiente"/>
        <w:rPr>
          <w:lang w:val="es-ES"/>
          <w:rPrChange w:id="901" w:author="Carolina Vera" w:date="2018-02-14T11:51:00Z">
            <w:rPr/>
          </w:rPrChange>
        </w:rPr>
      </w:pPr>
      <w:r w:rsidRPr="003358B3">
        <w:rPr>
          <w:lang w:val="es-ES"/>
          <w:rPrChange w:id="902" w:author="Carolina Vera" w:date="2018-02-14T11:51:00Z">
            <w:rPr/>
          </w:rPrChange>
        </w:rPr>
        <w:t>En la  se muestra el campo total de temperatura de SPEEDY en sombreado y NCEP en líneas. En 850hPa y 500hPa, ambos campos son muy similares, tanto en el gradiente meridional como en las anomalas zonales (que se muestran mejor en la ). En niveles altos (200hPa) las simulación control diverge considerablemente de las observaciones. En verano y en otoño, SPEEDY muestra un gradiente meridional mucho más importante que NCEP y en invierno y primavera el gradiente máximo se da entre 30°S y 45°S para SPEEDY, y en 60°S en NCEP.</w:t>
      </w:r>
    </w:p>
    <w:p w14:paraId="08ED2F87" w14:textId="77777777" w:rsidR="005D05CE" w:rsidRPr="003358B3" w:rsidRDefault="00B810C9">
      <w:pPr>
        <w:pStyle w:val="Textoindependiente"/>
        <w:rPr>
          <w:lang w:val="es-ES"/>
          <w:rPrChange w:id="903" w:author="Carolina Vera" w:date="2018-02-14T11:51:00Z">
            <w:rPr/>
          </w:rPrChange>
        </w:rPr>
      </w:pPr>
      <w:r w:rsidRPr="003358B3">
        <w:rPr>
          <w:lang w:val="es-ES"/>
          <w:rPrChange w:id="904" w:author="Carolina Vera" w:date="2018-02-14T11:51:00Z">
            <w:rPr/>
          </w:rPrChange>
        </w:rPr>
        <w:t>En cuanto a las anomalías zonales (), éstas coinciden en niveles bajos, donde la influencia superficial es importante, pero divergen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Al norte de esa latitud las anomalías de SPEEDY coinciden mejor con NCEP.</w:t>
      </w:r>
    </w:p>
    <w:p w14:paraId="0E4507AB" w14:textId="77777777" w:rsidR="005D05CE" w:rsidRDefault="00B810C9">
      <w:pPr>
        <w:pStyle w:val="FigurewithCaption"/>
      </w:pPr>
      <w:r>
        <w:rPr>
          <w:noProof/>
        </w:rPr>
        <w:lastRenderedPageBreak/>
        <w:drawing>
          <wp:inline distT="0" distB="0" distL="0" distR="0" wp14:anchorId="14FCA0B6" wp14:editId="3AAE2AD4">
            <wp:extent cx="5334000" cy="3618826"/>
            <wp:effectExtent l="0" t="0" r="0" b="0"/>
            <wp:docPr id="47" name="Picture" descr="T* - fig:tz-sp-nc"/>
            <wp:cNvGraphicFramePr/>
            <a:graphic xmlns:a="http://schemas.openxmlformats.org/drawingml/2006/main">
              <a:graphicData uri="http://schemas.openxmlformats.org/drawingml/2006/picture">
                <pic:pic xmlns:pic="http://schemas.openxmlformats.org/drawingml/2006/picture">
                  <pic:nvPicPr>
                    <pic:cNvPr id="0" name="Picture" descr="fig/tesis/tz-sp-nc-1.png"/>
                    <pic:cNvPicPr>
                      <a:picLocks noChangeAspect="1" noChangeArrowheads="1"/>
                    </pic:cNvPicPr>
                  </pic:nvPicPr>
                  <pic:blipFill>
                    <a:blip r:embed="rId56"/>
                    <a:stretch>
                      <a:fillRect/>
                    </a:stretch>
                  </pic:blipFill>
                  <pic:spPr bwMode="auto">
                    <a:xfrm>
                      <a:off x="0" y="0"/>
                      <a:ext cx="5334000" cy="3618826"/>
                    </a:xfrm>
                    <a:prstGeom prst="rect">
                      <a:avLst/>
                    </a:prstGeom>
                    <a:noFill/>
                    <a:ln w="9525">
                      <a:noFill/>
                      <a:headEnd/>
                      <a:tailEnd/>
                    </a:ln>
                  </pic:spPr>
                </pic:pic>
              </a:graphicData>
            </a:graphic>
          </wp:inline>
        </w:drawing>
      </w:r>
    </w:p>
    <w:p w14:paraId="0943D263" w14:textId="77777777" w:rsidR="005D05CE" w:rsidRPr="003358B3" w:rsidRDefault="00B810C9">
      <w:pPr>
        <w:pStyle w:val="ImageCaption"/>
        <w:rPr>
          <w:lang w:val="fr-FR"/>
          <w:rPrChange w:id="905" w:author="Carolina Vera" w:date="2018-02-14T11:51:00Z">
            <w:rPr/>
          </w:rPrChange>
        </w:rPr>
      </w:pPr>
      <w:r w:rsidRPr="003358B3">
        <w:rPr>
          <w:lang w:val="fr-FR"/>
          <w:rPrChange w:id="906" w:author="Carolina Vera" w:date="2018-02-14T11:51:00Z">
            <w:rPr/>
          </w:rPrChange>
        </w:rPr>
        <w:t>T* - fig:tz-sp-nc</w:t>
      </w:r>
    </w:p>
    <w:p w14:paraId="09EADA56" w14:textId="77777777" w:rsidR="005D05CE" w:rsidRPr="003358B3" w:rsidRDefault="00B810C9">
      <w:pPr>
        <w:pStyle w:val="Ttulo3"/>
        <w:rPr>
          <w:lang w:val="fr-FR"/>
          <w:rPrChange w:id="907" w:author="Carolina Vera" w:date="2018-02-14T11:51:00Z">
            <w:rPr/>
          </w:rPrChange>
        </w:rPr>
      </w:pPr>
      <w:bookmarkStart w:id="908" w:name="viento-zonal-1"/>
      <w:bookmarkStart w:id="909" w:name="_Toc506372342"/>
      <w:bookmarkEnd w:id="908"/>
      <w:r w:rsidRPr="003358B3">
        <w:rPr>
          <w:lang w:val="fr-FR"/>
          <w:rPrChange w:id="910" w:author="Carolina Vera" w:date="2018-02-14T11:51:00Z">
            <w:rPr/>
          </w:rPrChange>
        </w:rPr>
        <w:lastRenderedPageBreak/>
        <w:t>Viento zonal</w:t>
      </w:r>
      <w:bookmarkEnd w:id="909"/>
    </w:p>
    <w:p w14:paraId="11C6DBD4" w14:textId="77777777" w:rsidR="005D05CE" w:rsidRDefault="00B810C9">
      <w:pPr>
        <w:pStyle w:val="FigurewithCaption"/>
      </w:pPr>
      <w:r>
        <w:rPr>
          <w:noProof/>
        </w:rPr>
        <w:drawing>
          <wp:inline distT="0" distB="0" distL="0" distR="0" wp14:anchorId="46ADD025" wp14:editId="15170013">
            <wp:extent cx="4726004" cy="3696101"/>
            <wp:effectExtent l="0" t="0" r="0" b="0"/>
            <wp:docPr id="48" name="Picture" descr="Viento zonal medio (speedy contornos, ncep sombreado). - fig:u-sp-nc-corte"/>
            <wp:cNvGraphicFramePr/>
            <a:graphic xmlns:a="http://schemas.openxmlformats.org/drawingml/2006/main">
              <a:graphicData uri="http://schemas.openxmlformats.org/drawingml/2006/picture">
                <pic:pic xmlns:pic="http://schemas.openxmlformats.org/drawingml/2006/picture">
                  <pic:nvPicPr>
                    <pic:cNvPr id="0" name="Picture" descr="fig/tesis/u-sp-nc-corte-1.png"/>
                    <pic:cNvPicPr>
                      <a:picLocks noChangeAspect="1" noChangeArrowheads="1"/>
                    </pic:cNvPicPr>
                  </pic:nvPicPr>
                  <pic:blipFill>
                    <a:blip r:embed="rId57"/>
                    <a:stretch>
                      <a:fillRect/>
                    </a:stretch>
                  </pic:blipFill>
                  <pic:spPr bwMode="auto">
                    <a:xfrm>
                      <a:off x="0" y="0"/>
                      <a:ext cx="4726004" cy="3696101"/>
                    </a:xfrm>
                    <a:prstGeom prst="rect">
                      <a:avLst/>
                    </a:prstGeom>
                    <a:noFill/>
                    <a:ln w="9525">
                      <a:noFill/>
                      <a:headEnd/>
                      <a:tailEnd/>
                    </a:ln>
                  </pic:spPr>
                </pic:pic>
              </a:graphicData>
            </a:graphic>
          </wp:inline>
        </w:drawing>
      </w:r>
    </w:p>
    <w:p w14:paraId="14EC0B8A" w14:textId="77777777" w:rsidR="005D05CE" w:rsidRPr="003358B3" w:rsidRDefault="00B810C9">
      <w:pPr>
        <w:pStyle w:val="ImageCaption"/>
        <w:rPr>
          <w:lang w:val="es-ES"/>
          <w:rPrChange w:id="911" w:author="Carolina Vera" w:date="2018-02-14T11:51:00Z">
            <w:rPr/>
          </w:rPrChange>
        </w:rPr>
      </w:pPr>
      <w:r w:rsidRPr="003358B3">
        <w:rPr>
          <w:lang w:val="es-ES"/>
          <w:rPrChange w:id="912" w:author="Carolina Vera" w:date="2018-02-14T11:51:00Z">
            <w:rPr/>
          </w:rPrChange>
        </w:rPr>
        <w:t>Viento zonal medio (speedy contornos, ncep sombreado). - fig:u-sp-nc-corte</w:t>
      </w:r>
    </w:p>
    <w:p w14:paraId="3E837776" w14:textId="77777777" w:rsidR="005D05CE" w:rsidRPr="003358B3" w:rsidRDefault="00B810C9">
      <w:pPr>
        <w:pStyle w:val="Textoindependiente"/>
        <w:rPr>
          <w:lang w:val="es-ES"/>
          <w:rPrChange w:id="913" w:author="Carolina Vera" w:date="2018-02-14T11:51:00Z">
            <w:rPr/>
          </w:rPrChange>
        </w:rPr>
      </w:pPr>
      <w:r w:rsidRPr="003358B3">
        <w:rPr>
          <w:lang w:val="es-ES"/>
          <w:rPrChange w:id="914" w:author="Carolina Vera" w:date="2018-02-14T11:51:00Z">
            <w:rPr/>
          </w:rPrChange>
        </w:rPr>
        <w:t>En la  se muestra el viento zonal para SPEEDY y NCEP. El jet subtropical se encuentra más al norte y ligéramente más elevado en verano, así como considerablemente más intenso en todas las estaciones. La falta de niveles verticales se hace evidente en la falta de un jet polar.</w:t>
      </w:r>
    </w:p>
    <w:p w14:paraId="548ACAE6" w14:textId="77777777" w:rsidR="005D05CE" w:rsidRPr="003358B3" w:rsidRDefault="005D05CE">
      <w:pPr>
        <w:pStyle w:val="Textoindependiente"/>
        <w:rPr>
          <w:lang w:val="es-ES"/>
          <w:rPrChange w:id="915" w:author="Carolina Vera" w:date="2018-02-14T11:51:00Z">
            <w:rPr/>
          </w:rPrChange>
        </w:rPr>
      </w:pPr>
    </w:p>
    <w:p w14:paraId="6B96BC02" w14:textId="77777777" w:rsidR="005D05CE" w:rsidRPr="003358B3" w:rsidRDefault="00B810C9">
      <w:pPr>
        <w:pStyle w:val="Textoindependiente"/>
        <w:rPr>
          <w:lang w:val="es-ES"/>
          <w:rPrChange w:id="916" w:author="Carolina Vera" w:date="2018-02-14T11:51:00Z">
            <w:rPr/>
          </w:rPrChange>
        </w:rPr>
      </w:pPr>
      <w:r w:rsidRPr="003358B3">
        <w:rPr>
          <w:lang w:val="es-ES"/>
          <w:rPrChange w:id="917" w:author="Carolina Vera" w:date="2018-02-14T11:51:00Z">
            <w:rPr/>
          </w:rPrChange>
        </w:rPr>
        <w:t>Cosas para ver:</w:t>
      </w:r>
      <w:r w:rsidRPr="003358B3">
        <w:rPr>
          <w:lang w:val="es-ES"/>
          <w:rPrChange w:id="918" w:author="Carolina Vera" w:date="2018-02-14T11:51:00Z">
            <w:rPr/>
          </w:rPrChange>
        </w:rPr>
        <w:br/>
        <w:t>* Speedy no logra desarrollar un jet polar por la falta de niveles verticales en la estratósfera. Tampoco reproduce los estes estratosféricos en latitudes bajas. Su jet subtropical es más intenso y su máximo se da ligéramente en niveles más altos en NCEP.</w:t>
      </w:r>
    </w:p>
    <w:p w14:paraId="10B78C7E" w14:textId="77777777" w:rsidR="005D05CE" w:rsidRPr="003358B3" w:rsidRDefault="00B810C9">
      <w:pPr>
        <w:pStyle w:val="Textoindependiente"/>
        <w:rPr>
          <w:lang w:val="es-ES"/>
          <w:rPrChange w:id="919" w:author="Carolina Vera" w:date="2018-02-14T11:51:00Z">
            <w:rPr/>
          </w:rPrChange>
        </w:rPr>
      </w:pPr>
      <w:r w:rsidRPr="003358B3">
        <w:rPr>
          <w:lang w:val="es-ES"/>
          <w:rPrChange w:id="920" w:author="Carolina Vera" w:date="2018-02-14T11:51:00Z">
            <w:rPr/>
          </w:rPrChange>
        </w:rPr>
        <w:t>Campo medio (me parece que no lo voy a poner, no agrega información que no esté en el anterior y en el de geopotencial.)</w:t>
      </w:r>
    </w:p>
    <w:p w14:paraId="6C9589AC" w14:textId="77777777" w:rsidR="005D05CE" w:rsidRDefault="00B810C9">
      <w:pPr>
        <w:pStyle w:val="FigurewithCaption"/>
      </w:pPr>
      <w:r>
        <w:rPr>
          <w:noProof/>
        </w:rPr>
        <w:lastRenderedPageBreak/>
        <w:drawing>
          <wp:inline distT="0" distB="0" distL="0" distR="0" wp14:anchorId="2E6A8A35" wp14:editId="4844DAA9">
            <wp:extent cx="5334000" cy="3618826"/>
            <wp:effectExtent l="0" t="0" r="0" b="0"/>
            <wp:docPr id="49" name="Picture" descr="Diferencia entre ncep y speedy en viento zonal - fig:u-dif-sp-nc"/>
            <wp:cNvGraphicFramePr/>
            <a:graphic xmlns:a="http://schemas.openxmlformats.org/drawingml/2006/main">
              <a:graphicData uri="http://schemas.openxmlformats.org/drawingml/2006/picture">
                <pic:pic xmlns:pic="http://schemas.openxmlformats.org/drawingml/2006/picture">
                  <pic:nvPicPr>
                    <pic:cNvPr id="0" name="Picture" descr="fig/tesis/u-dif-sp-nc-1.png"/>
                    <pic:cNvPicPr>
                      <a:picLocks noChangeAspect="1" noChangeArrowheads="1"/>
                    </pic:cNvPicPr>
                  </pic:nvPicPr>
                  <pic:blipFill>
                    <a:blip r:embed="rId58"/>
                    <a:stretch>
                      <a:fillRect/>
                    </a:stretch>
                  </pic:blipFill>
                  <pic:spPr bwMode="auto">
                    <a:xfrm>
                      <a:off x="0" y="0"/>
                      <a:ext cx="5334000" cy="3618826"/>
                    </a:xfrm>
                    <a:prstGeom prst="rect">
                      <a:avLst/>
                    </a:prstGeom>
                    <a:noFill/>
                    <a:ln w="9525">
                      <a:noFill/>
                      <a:headEnd/>
                      <a:tailEnd/>
                    </a:ln>
                  </pic:spPr>
                </pic:pic>
              </a:graphicData>
            </a:graphic>
          </wp:inline>
        </w:drawing>
      </w:r>
    </w:p>
    <w:p w14:paraId="3FCF8BC3" w14:textId="77777777" w:rsidR="005D05CE" w:rsidRPr="003358B3" w:rsidRDefault="00B810C9">
      <w:pPr>
        <w:pStyle w:val="ImageCaption"/>
        <w:rPr>
          <w:lang w:val="es-ES"/>
          <w:rPrChange w:id="921" w:author="Carolina Vera" w:date="2018-02-14T11:51:00Z">
            <w:rPr/>
          </w:rPrChange>
        </w:rPr>
      </w:pPr>
      <w:r w:rsidRPr="003358B3">
        <w:rPr>
          <w:lang w:val="es-ES"/>
          <w:rPrChange w:id="922" w:author="Carolina Vera" w:date="2018-02-14T11:51:00Z">
            <w:rPr/>
          </w:rPrChange>
        </w:rPr>
        <w:t>Diferencia entre ncep y speedy en viento zonal - fig:u-dif-sp-nc</w:t>
      </w:r>
    </w:p>
    <w:p w14:paraId="1831907C" w14:textId="77777777" w:rsidR="005D05CE" w:rsidRPr="003358B3" w:rsidRDefault="00B810C9">
      <w:pPr>
        <w:pStyle w:val="Textoindependiente"/>
        <w:rPr>
          <w:lang w:val="es-ES"/>
          <w:rPrChange w:id="923" w:author="Carolina Vera" w:date="2018-02-14T11:51:00Z">
            <w:rPr/>
          </w:rPrChange>
        </w:rPr>
      </w:pPr>
      <w:r w:rsidRPr="003358B3">
        <w:rPr>
          <w:lang w:val="es-ES"/>
          <w:rPrChange w:id="924" w:author="Carolina Vera" w:date="2018-02-14T11:51:00Z">
            <w:rPr/>
          </w:rPrChange>
        </w:rPr>
        <w:t>Cosas para ver:</w:t>
      </w:r>
      <w:r w:rsidRPr="003358B3">
        <w:rPr>
          <w:lang w:val="es-ES"/>
          <w:rPrChange w:id="925" w:author="Carolina Vera" w:date="2018-02-14T11:51:00Z">
            <w:rPr/>
          </w:rPrChange>
        </w:rPr>
        <w:br/>
        <w:t>Jet polar en invierno y primavera en niveles altos (&lt; 100 hPa). Jest subtropical en niveles “medios”.</w:t>
      </w:r>
    </w:p>
    <w:p w14:paraId="408093F4" w14:textId="77777777" w:rsidR="005D05CE" w:rsidRPr="003358B3" w:rsidRDefault="00B810C9">
      <w:pPr>
        <w:pStyle w:val="Ttulo3"/>
        <w:rPr>
          <w:lang w:val="es-ES"/>
          <w:rPrChange w:id="926" w:author="Carolina Vera" w:date="2018-02-14T11:51:00Z">
            <w:rPr/>
          </w:rPrChange>
        </w:rPr>
      </w:pPr>
      <w:bookmarkStart w:id="927" w:name="gradiente-meridional-de-vorticidad-absol"/>
      <w:bookmarkStart w:id="928" w:name="_Toc506372343"/>
      <w:bookmarkEnd w:id="927"/>
      <w:r w:rsidRPr="003358B3">
        <w:rPr>
          <w:lang w:val="es-ES"/>
          <w:rPrChange w:id="929" w:author="Carolina Vera" w:date="2018-02-14T11:51:00Z">
            <w:rPr/>
          </w:rPrChange>
        </w:rPr>
        <w:t>Gradiente meridional de vorticidad absoluta</w:t>
      </w:r>
      <w:bookmarkEnd w:id="928"/>
    </w:p>
    <w:p w14:paraId="1FB8C63E" w14:textId="77777777" w:rsidR="005D05CE" w:rsidRPr="003358B3" w:rsidRDefault="00B810C9">
      <w:pPr>
        <w:pStyle w:val="FirstParagraph"/>
        <w:rPr>
          <w:lang w:val="es-ES"/>
          <w:rPrChange w:id="930" w:author="Carolina Vera" w:date="2018-02-14T11:51:00Z">
            <w:rPr/>
          </w:rPrChange>
        </w:rPr>
      </w:pPr>
      <w:r w:rsidRPr="003358B3">
        <w:rPr>
          <w:lang w:val="es-ES"/>
          <w:rPrChange w:id="931" w:author="Carolina Vera" w:date="2018-02-14T11:51:00Z">
            <w:rPr/>
          </w:rPrChange>
        </w:rPr>
        <w:t>Comparando con la figura , los gradientes son menores y más zonales. Es significativo que la región “prohibida” en invierno de niveles altos es menor en 200hPa y casi desaparece en 300hPa.</w:t>
      </w:r>
    </w:p>
    <w:p w14:paraId="0E9A00C2" w14:textId="77777777" w:rsidR="005D05CE" w:rsidRDefault="00B810C9">
      <w:pPr>
        <w:pStyle w:val="Ttulo3"/>
      </w:pPr>
      <w:bookmarkStart w:id="932" w:name="numero-de-onda-estacionaria"/>
      <w:bookmarkStart w:id="933" w:name="_Toc506372344"/>
      <w:bookmarkEnd w:id="932"/>
      <w:r>
        <w:lastRenderedPageBreak/>
        <w:t>Número de onda estacionaria</w:t>
      </w:r>
      <w:bookmarkEnd w:id="933"/>
    </w:p>
    <w:p w14:paraId="451BC9D9" w14:textId="77777777" w:rsidR="005D05CE" w:rsidRDefault="00B810C9">
      <w:pPr>
        <w:pStyle w:val="FigurewithCaption"/>
      </w:pPr>
      <w:r>
        <w:rPr>
          <w:noProof/>
        </w:rPr>
        <w:drawing>
          <wp:inline distT="0" distB="0" distL="0" distR="0" wp14:anchorId="14856335" wp14:editId="5C3BAB9D">
            <wp:extent cx="5334000" cy="5428240"/>
            <wp:effectExtent l="0" t="0" r="0" b="0"/>
            <wp:docPr id="50" name="Picture" descr="Número de onda estacionario en 300hPa (speedy). - fig:ks-sp"/>
            <wp:cNvGraphicFramePr/>
            <a:graphic xmlns:a="http://schemas.openxmlformats.org/drawingml/2006/main">
              <a:graphicData uri="http://schemas.openxmlformats.org/drawingml/2006/picture">
                <pic:pic xmlns:pic="http://schemas.openxmlformats.org/drawingml/2006/picture">
                  <pic:nvPicPr>
                    <pic:cNvPr id="0" name="Picture" descr="fig/tesis/ks-sp-1.png"/>
                    <pic:cNvPicPr>
                      <a:picLocks noChangeAspect="1" noChangeArrowheads="1"/>
                    </pic:cNvPicPr>
                  </pic:nvPicPr>
                  <pic:blipFill>
                    <a:blip r:embed="rId59"/>
                    <a:stretch>
                      <a:fillRect/>
                    </a:stretch>
                  </pic:blipFill>
                  <pic:spPr bwMode="auto">
                    <a:xfrm>
                      <a:off x="0" y="0"/>
                      <a:ext cx="5334000" cy="5428240"/>
                    </a:xfrm>
                    <a:prstGeom prst="rect">
                      <a:avLst/>
                    </a:prstGeom>
                    <a:noFill/>
                    <a:ln w="9525">
                      <a:noFill/>
                      <a:headEnd/>
                      <a:tailEnd/>
                    </a:ln>
                  </pic:spPr>
                </pic:pic>
              </a:graphicData>
            </a:graphic>
          </wp:inline>
        </w:drawing>
      </w:r>
    </w:p>
    <w:p w14:paraId="561B6C96" w14:textId="77777777" w:rsidR="005D05CE" w:rsidRPr="003358B3" w:rsidRDefault="00B810C9">
      <w:pPr>
        <w:pStyle w:val="ImageCaption"/>
        <w:rPr>
          <w:lang w:val="es-ES"/>
          <w:rPrChange w:id="934" w:author="Carolina Vera" w:date="2018-02-14T11:51:00Z">
            <w:rPr/>
          </w:rPrChange>
        </w:rPr>
      </w:pPr>
      <w:r w:rsidRPr="003358B3">
        <w:rPr>
          <w:lang w:val="es-ES"/>
          <w:rPrChange w:id="935" w:author="Carolina Vera" w:date="2018-02-14T11:51:00Z">
            <w:rPr/>
          </w:rPrChange>
        </w:rPr>
        <w:t>Número de onda estacionario en 300hPa (speedy). - fig:ks-sp</w:t>
      </w:r>
    </w:p>
    <w:p w14:paraId="75219FC3" w14:textId="77777777" w:rsidR="005D05CE" w:rsidRPr="003358B3" w:rsidRDefault="00B810C9">
      <w:pPr>
        <w:pStyle w:val="Textoindependiente"/>
        <w:rPr>
          <w:lang w:val="es-ES"/>
          <w:rPrChange w:id="936" w:author="Carolina Vera" w:date="2018-02-14T11:51:00Z">
            <w:rPr/>
          </w:rPrChange>
        </w:rPr>
      </w:pPr>
      <w:r w:rsidRPr="003358B3">
        <w:rPr>
          <w:lang w:val="es-ES"/>
          <w:rPrChange w:id="937" w:author="Carolina Vera" w:date="2018-02-14T11:51:00Z">
            <w:rPr/>
          </w:rPrChange>
        </w:rPr>
        <w:t>Comparando con  la mayor diferencia es la desaparición de una región de propagación impedida en ~-40° en el Índico y el Pacífico en Otoño.</w:t>
      </w:r>
    </w:p>
    <w:p w14:paraId="25FB03E9" w14:textId="77777777" w:rsidR="005D05CE" w:rsidRDefault="00B810C9">
      <w:pPr>
        <w:pStyle w:val="FigurewithCaption"/>
      </w:pPr>
      <w:r>
        <w:rPr>
          <w:noProof/>
        </w:rPr>
        <w:lastRenderedPageBreak/>
        <w:drawing>
          <wp:inline distT="0" distB="0" distL="0" distR="0" wp14:anchorId="78338B2F" wp14:editId="6C6F9284">
            <wp:extent cx="4726004" cy="3696101"/>
            <wp:effectExtent l="0" t="0" r="0" b="0"/>
            <wp:docPr id="51" name="Picture" descr="Número de onda estacionario medio por círculo de latitud. - fig:ks-sp-nc-corte"/>
            <wp:cNvGraphicFramePr/>
            <a:graphic xmlns:a="http://schemas.openxmlformats.org/drawingml/2006/main">
              <a:graphicData uri="http://schemas.openxmlformats.org/drawingml/2006/picture">
                <pic:pic xmlns:pic="http://schemas.openxmlformats.org/drawingml/2006/picture">
                  <pic:nvPicPr>
                    <pic:cNvPr id="0" name="Picture" descr="fig/tesis/ks-sp-nc-corte-1.png"/>
                    <pic:cNvPicPr>
                      <a:picLocks noChangeAspect="1" noChangeArrowheads="1"/>
                    </pic:cNvPicPr>
                  </pic:nvPicPr>
                  <pic:blipFill>
                    <a:blip r:embed="rId60"/>
                    <a:stretch>
                      <a:fillRect/>
                    </a:stretch>
                  </pic:blipFill>
                  <pic:spPr bwMode="auto">
                    <a:xfrm>
                      <a:off x="0" y="0"/>
                      <a:ext cx="4726004" cy="3696101"/>
                    </a:xfrm>
                    <a:prstGeom prst="rect">
                      <a:avLst/>
                    </a:prstGeom>
                    <a:noFill/>
                    <a:ln w="9525">
                      <a:noFill/>
                      <a:headEnd/>
                      <a:tailEnd/>
                    </a:ln>
                  </pic:spPr>
                </pic:pic>
              </a:graphicData>
            </a:graphic>
          </wp:inline>
        </w:drawing>
      </w:r>
    </w:p>
    <w:p w14:paraId="29D1D617" w14:textId="77777777" w:rsidR="005D05CE" w:rsidRPr="003358B3" w:rsidRDefault="00B810C9">
      <w:pPr>
        <w:pStyle w:val="ImageCaption"/>
        <w:rPr>
          <w:lang w:val="es-ES"/>
          <w:rPrChange w:id="938" w:author="Carolina Vera" w:date="2018-02-14T11:51:00Z">
            <w:rPr/>
          </w:rPrChange>
        </w:rPr>
      </w:pPr>
      <w:r w:rsidRPr="003358B3">
        <w:rPr>
          <w:lang w:val="es-ES"/>
          <w:rPrChange w:id="939" w:author="Carolina Vera" w:date="2018-02-14T11:51:00Z">
            <w:rPr/>
          </w:rPrChange>
        </w:rPr>
        <w:t>Número de onda estacionario medio por círculo de latitud. - fig:ks-sp-nc-corte</w:t>
      </w:r>
    </w:p>
    <w:p w14:paraId="720EFF07" w14:textId="77777777" w:rsidR="005D05CE" w:rsidRPr="003358B3" w:rsidRDefault="00B810C9">
      <w:pPr>
        <w:pStyle w:val="Textoindependiente"/>
        <w:rPr>
          <w:lang w:val="es-ES"/>
          <w:rPrChange w:id="940" w:author="Carolina Vera" w:date="2018-02-14T11:51:00Z">
            <w:rPr/>
          </w:rPrChange>
        </w:rPr>
      </w:pPr>
      <w:r w:rsidRPr="003358B3">
        <w:rPr>
          <w:lang w:val="es-ES"/>
          <w:rPrChange w:id="941" w:author="Carolina Vera" w:date="2018-02-14T11:51:00Z">
            <w:rPr/>
          </w:rPrChange>
        </w:rPr>
        <w:t>En promedio zonal, sin embargo, SPEEDY funciona bien.</w:t>
      </w:r>
    </w:p>
    <w:p w14:paraId="445AA51B" w14:textId="77777777" w:rsidR="005D05CE" w:rsidRDefault="00B810C9">
      <w:pPr>
        <w:pStyle w:val="Ttulo3"/>
      </w:pPr>
      <w:bookmarkStart w:id="942" w:name="funcion-corriente-2"/>
      <w:bookmarkStart w:id="943" w:name="_Toc506372345"/>
      <w:bookmarkEnd w:id="942"/>
      <w:r>
        <w:lastRenderedPageBreak/>
        <w:t>Función corriente</w:t>
      </w:r>
      <w:bookmarkEnd w:id="943"/>
    </w:p>
    <w:p w14:paraId="647CD67F" w14:textId="77777777" w:rsidR="005D05CE" w:rsidRDefault="00B810C9">
      <w:pPr>
        <w:pStyle w:val="Ttulo3"/>
      </w:pPr>
      <w:bookmarkStart w:id="944" w:name="onda-3-1"/>
      <w:bookmarkStart w:id="945" w:name="_Toc506372346"/>
      <w:bookmarkEnd w:id="944"/>
      <w:r>
        <w:t>Onda 3</w:t>
      </w:r>
      <w:bookmarkEnd w:id="945"/>
    </w:p>
    <w:p w14:paraId="243DB03D" w14:textId="77777777" w:rsidR="005D05CE" w:rsidRDefault="00B810C9">
      <w:pPr>
        <w:pStyle w:val="FigurewithCaption"/>
      </w:pPr>
      <w:r>
        <w:rPr>
          <w:noProof/>
        </w:rPr>
        <w:drawing>
          <wp:inline distT="0" distB="0" distL="0" distR="0" wp14:anchorId="0F54C951" wp14:editId="42BBE98A">
            <wp:extent cx="5334000" cy="3618826"/>
            <wp:effectExtent l="0" t="0" r="0" b="0"/>
            <wp:docPr id="52" name="Picture" descr="Amplitud de fourier (speedy en sombreado, ncep en contornos). - fig:ampl-sp-nc"/>
            <wp:cNvGraphicFramePr/>
            <a:graphic xmlns:a="http://schemas.openxmlformats.org/drawingml/2006/main">
              <a:graphicData uri="http://schemas.openxmlformats.org/drawingml/2006/picture">
                <pic:pic xmlns:pic="http://schemas.openxmlformats.org/drawingml/2006/picture">
                  <pic:nvPicPr>
                    <pic:cNvPr id="0" name="Picture" descr="fig/tesis/ampl-sp-nc-1.png"/>
                    <pic:cNvPicPr>
                      <a:picLocks noChangeAspect="1" noChangeArrowheads="1"/>
                    </pic:cNvPicPr>
                  </pic:nvPicPr>
                  <pic:blipFill>
                    <a:blip r:embed="rId61"/>
                    <a:stretch>
                      <a:fillRect/>
                    </a:stretch>
                  </pic:blipFill>
                  <pic:spPr bwMode="auto">
                    <a:xfrm>
                      <a:off x="0" y="0"/>
                      <a:ext cx="5334000" cy="3618826"/>
                    </a:xfrm>
                    <a:prstGeom prst="rect">
                      <a:avLst/>
                    </a:prstGeom>
                    <a:noFill/>
                    <a:ln w="9525">
                      <a:noFill/>
                      <a:headEnd/>
                      <a:tailEnd/>
                    </a:ln>
                  </pic:spPr>
                </pic:pic>
              </a:graphicData>
            </a:graphic>
          </wp:inline>
        </w:drawing>
      </w:r>
    </w:p>
    <w:p w14:paraId="6D9ECF6D" w14:textId="77777777" w:rsidR="005D05CE" w:rsidRPr="003358B3" w:rsidRDefault="00B810C9">
      <w:pPr>
        <w:pStyle w:val="ImageCaption"/>
        <w:rPr>
          <w:lang w:val="es-ES"/>
          <w:rPrChange w:id="946" w:author="Carolina Vera" w:date="2018-02-14T11:51:00Z">
            <w:rPr/>
          </w:rPrChange>
        </w:rPr>
      </w:pPr>
      <w:r w:rsidRPr="003358B3">
        <w:rPr>
          <w:lang w:val="es-ES"/>
          <w:rPrChange w:id="947" w:author="Carolina Vera" w:date="2018-02-14T11:51:00Z">
            <w:rPr/>
          </w:rPrChange>
        </w:rPr>
        <w:t>Amplitud de fourier (speedy en sombreado, ncep en contornos). - fig:ampl-sp-nc</w:t>
      </w:r>
    </w:p>
    <w:p w14:paraId="00887C71" w14:textId="77777777" w:rsidR="005D05CE" w:rsidRDefault="00B810C9">
      <w:pPr>
        <w:pStyle w:val="FigurewithCaption"/>
      </w:pPr>
      <w:r>
        <w:rPr>
          <w:noProof/>
        </w:rPr>
        <w:lastRenderedPageBreak/>
        <w:drawing>
          <wp:inline distT="0" distB="0" distL="0" distR="0" wp14:anchorId="3DFB270E" wp14:editId="67160858">
            <wp:extent cx="5334000" cy="5428240"/>
            <wp:effectExtent l="0" t="0" r="0" b="0"/>
            <wp:docPr id="53" name="Picture" descr="Media de reconstrucción de onda 3 (sombreado speedy, contornos ncep) - fig:qs2-sp-nc"/>
            <wp:cNvGraphicFramePr/>
            <a:graphic xmlns:a="http://schemas.openxmlformats.org/drawingml/2006/main">
              <a:graphicData uri="http://schemas.openxmlformats.org/drawingml/2006/picture">
                <pic:pic xmlns:pic="http://schemas.openxmlformats.org/drawingml/2006/picture">
                  <pic:nvPicPr>
                    <pic:cNvPr id="0" name="Picture" descr="fig/tesis/qs2-sp-nc-1.png"/>
                    <pic:cNvPicPr>
                      <a:picLocks noChangeAspect="1" noChangeArrowheads="1"/>
                    </pic:cNvPicPr>
                  </pic:nvPicPr>
                  <pic:blipFill>
                    <a:blip r:embed="rId62"/>
                    <a:stretch>
                      <a:fillRect/>
                    </a:stretch>
                  </pic:blipFill>
                  <pic:spPr bwMode="auto">
                    <a:xfrm>
                      <a:off x="0" y="0"/>
                      <a:ext cx="5334000" cy="5428240"/>
                    </a:xfrm>
                    <a:prstGeom prst="rect">
                      <a:avLst/>
                    </a:prstGeom>
                    <a:noFill/>
                    <a:ln w="9525">
                      <a:noFill/>
                      <a:headEnd/>
                      <a:tailEnd/>
                    </a:ln>
                  </pic:spPr>
                </pic:pic>
              </a:graphicData>
            </a:graphic>
          </wp:inline>
        </w:drawing>
      </w:r>
    </w:p>
    <w:p w14:paraId="0F1AA7A3" w14:textId="77777777" w:rsidR="005D05CE" w:rsidRPr="003358B3" w:rsidRDefault="00B810C9">
      <w:pPr>
        <w:pStyle w:val="ImageCaption"/>
        <w:rPr>
          <w:lang w:val="es-ES"/>
          <w:rPrChange w:id="948" w:author="Carolina Vera" w:date="2018-02-14T11:51:00Z">
            <w:rPr/>
          </w:rPrChange>
        </w:rPr>
      </w:pPr>
      <w:r w:rsidRPr="003358B3">
        <w:rPr>
          <w:lang w:val="es-ES"/>
          <w:rPrChange w:id="949" w:author="Carolina Vera" w:date="2018-02-14T11:51:00Z">
            <w:rPr/>
          </w:rPrChange>
        </w:rPr>
        <w:t>Media de reconstrucción de onda 3 (sombreado speedy, contornos ncep) - fig:qs2-sp-nc</w:t>
      </w:r>
    </w:p>
    <w:p w14:paraId="0C9DCE9E" w14:textId="77777777" w:rsidR="005D05CE" w:rsidRPr="003358B3" w:rsidRDefault="00B810C9">
      <w:pPr>
        <w:pStyle w:val="Textoindependiente"/>
        <w:rPr>
          <w:lang w:val="es-ES"/>
          <w:rPrChange w:id="950" w:author="Carolina Vera" w:date="2018-02-14T11:51:00Z">
            <w:rPr/>
          </w:rPrChange>
        </w:rPr>
      </w:pPr>
      <w:r w:rsidRPr="003358B3">
        <w:rPr>
          <w:lang w:val="es-ES"/>
          <w:rPrChange w:id="951" w:author="Carolina Vera" w:date="2018-02-14T11:51:00Z">
            <w:rPr/>
          </w:rPrChange>
        </w:rPr>
        <w:t>La onda 3 no está muy bien representada en el modelo. Aunque la estructura vertical y la posición meridional está bien (salvo en otoño), la amplitud es mucho menor. La fase, además, está corrida ligeramente en verano, pero quedando en cuadratura en invierno y defasado 180 en primavera.</w:t>
      </w:r>
    </w:p>
    <w:p w14:paraId="1D0C3D6F" w14:textId="77777777" w:rsidR="005D05CE" w:rsidRPr="003358B3" w:rsidRDefault="00B810C9">
      <w:pPr>
        <w:pStyle w:val="Ttulo2"/>
        <w:rPr>
          <w:lang w:val="es-ES"/>
          <w:rPrChange w:id="952" w:author="Carolina Vera" w:date="2018-02-14T11:51:00Z">
            <w:rPr/>
          </w:rPrChange>
        </w:rPr>
      </w:pPr>
      <w:bookmarkStart w:id="953" w:name="comparacion"/>
      <w:bookmarkStart w:id="954" w:name="_Toc506372347"/>
      <w:bookmarkEnd w:id="953"/>
      <w:r w:rsidRPr="003358B3">
        <w:rPr>
          <w:lang w:val="es-ES"/>
          <w:rPrChange w:id="955" w:author="Carolina Vera" w:date="2018-02-14T11:51:00Z">
            <w:rPr/>
          </w:rPrChange>
        </w:rPr>
        <w:t>Comparación</w:t>
      </w:r>
      <w:bookmarkEnd w:id="954"/>
    </w:p>
    <w:p w14:paraId="799D85BA" w14:textId="77777777" w:rsidR="005D05CE" w:rsidRPr="003358B3" w:rsidRDefault="00B810C9">
      <w:pPr>
        <w:pStyle w:val="FirstParagraph"/>
        <w:rPr>
          <w:lang w:val="es-ES"/>
          <w:rPrChange w:id="956" w:author="Carolina Vera" w:date="2018-02-14T11:51:00Z">
            <w:rPr/>
          </w:rPrChange>
        </w:rPr>
      </w:pPr>
      <w:r w:rsidRPr="003358B3">
        <w:rPr>
          <w:lang w:val="es-ES"/>
          <w:rPrChange w:id="957" w:author="Carolina Vera" w:date="2018-02-14T11:51:00Z">
            <w:rPr/>
          </w:rPrChange>
        </w:rPr>
        <w:t>Comparación entre corridas ### Altura geopotencial</w:t>
      </w:r>
    </w:p>
    <w:p w14:paraId="2B20342F" w14:textId="77777777" w:rsidR="005D05CE" w:rsidRDefault="00B810C9">
      <w:pPr>
        <w:pStyle w:val="FigurewithCaption"/>
      </w:pPr>
      <w:r>
        <w:rPr>
          <w:noProof/>
        </w:rPr>
        <w:lastRenderedPageBreak/>
        <w:drawing>
          <wp:inline distT="0" distB="0" distL="0" distR="0" wp14:anchorId="534B0404" wp14:editId="7FE5E471">
            <wp:extent cx="5334000" cy="3618826"/>
            <wp:effectExtent l="0" t="0" r="0" b="0"/>
            <wp:docPr id="54" name="Picture" descr="Diferencia Control - corrida para Z* - fig:ghz-dif-sp-runs"/>
            <wp:cNvGraphicFramePr/>
            <a:graphic xmlns:a="http://schemas.openxmlformats.org/drawingml/2006/main">
              <a:graphicData uri="http://schemas.openxmlformats.org/drawingml/2006/picture">
                <pic:pic xmlns:pic="http://schemas.openxmlformats.org/drawingml/2006/picture">
                  <pic:nvPicPr>
                    <pic:cNvPr id="0" name="Picture" descr="fig/tesis/ghz-dif-sp-runs-1.png"/>
                    <pic:cNvPicPr>
                      <a:picLocks noChangeAspect="1" noChangeArrowheads="1"/>
                    </pic:cNvPicPr>
                  </pic:nvPicPr>
                  <pic:blipFill>
                    <a:blip r:embed="rId63"/>
                    <a:stretch>
                      <a:fillRect/>
                    </a:stretch>
                  </pic:blipFill>
                  <pic:spPr bwMode="auto">
                    <a:xfrm>
                      <a:off x="0" y="0"/>
                      <a:ext cx="5334000" cy="3618826"/>
                    </a:xfrm>
                    <a:prstGeom prst="rect">
                      <a:avLst/>
                    </a:prstGeom>
                    <a:noFill/>
                    <a:ln w="9525">
                      <a:noFill/>
                      <a:headEnd/>
                      <a:tailEnd/>
                    </a:ln>
                  </pic:spPr>
                </pic:pic>
              </a:graphicData>
            </a:graphic>
          </wp:inline>
        </w:drawing>
      </w:r>
    </w:p>
    <w:p w14:paraId="0D7EB7D5" w14:textId="77777777" w:rsidR="005D05CE" w:rsidRPr="003358B3" w:rsidRDefault="00B810C9">
      <w:pPr>
        <w:pStyle w:val="ImageCaption"/>
        <w:rPr>
          <w:lang w:val="es-ES"/>
          <w:rPrChange w:id="958" w:author="Carolina Vera" w:date="2018-02-14T11:51:00Z">
            <w:rPr/>
          </w:rPrChange>
        </w:rPr>
      </w:pPr>
      <w:r w:rsidRPr="003358B3">
        <w:rPr>
          <w:lang w:val="es-ES"/>
          <w:rPrChange w:id="959" w:author="Carolina Vera" w:date="2018-02-14T11:51:00Z">
            <w:rPr/>
          </w:rPrChange>
        </w:rPr>
        <w:t>Diferencia Control - corrida para Z* - fig:ghz-dif-sp-runs</w:t>
      </w:r>
    </w:p>
    <w:p w14:paraId="515F282A" w14:textId="77777777" w:rsidR="005D05CE" w:rsidRPr="003358B3" w:rsidRDefault="00B810C9">
      <w:pPr>
        <w:pStyle w:val="Ttulo3"/>
        <w:rPr>
          <w:lang w:val="es-ES"/>
          <w:rPrChange w:id="960" w:author="Carolina Vera" w:date="2018-02-14T11:51:00Z">
            <w:rPr/>
          </w:rPrChange>
        </w:rPr>
      </w:pPr>
      <w:bookmarkStart w:id="961" w:name="temperatura-2"/>
      <w:bookmarkStart w:id="962" w:name="_Toc506372348"/>
      <w:bookmarkEnd w:id="961"/>
      <w:r w:rsidRPr="003358B3">
        <w:rPr>
          <w:lang w:val="es-ES"/>
          <w:rPrChange w:id="963" w:author="Carolina Vera" w:date="2018-02-14T11:51:00Z">
            <w:rPr/>
          </w:rPrChange>
        </w:rPr>
        <w:t>Temperatura</w:t>
      </w:r>
      <w:bookmarkEnd w:id="962"/>
    </w:p>
    <w:p w14:paraId="4A94BF87" w14:textId="77777777" w:rsidR="005D05CE" w:rsidRPr="003358B3" w:rsidRDefault="00B810C9">
      <w:pPr>
        <w:pStyle w:val="FirstParagraph"/>
        <w:rPr>
          <w:lang w:val="es-ES"/>
          <w:rPrChange w:id="964" w:author="Carolina Vera" w:date="2018-02-14T11:51:00Z">
            <w:rPr/>
          </w:rPrChange>
        </w:rPr>
      </w:pPr>
      <w:r w:rsidRPr="003358B3">
        <w:rPr>
          <w:lang w:val="es-ES"/>
          <w:rPrChange w:id="965" w:author="Carolina Vera" w:date="2018-02-14T11:51:00Z">
            <w:rPr/>
          </w:rPrChange>
        </w:rPr>
        <w:t>ONo hay casi diferencia entre las corridas.</w:t>
      </w:r>
    </w:p>
    <w:p w14:paraId="478489F1" w14:textId="77777777" w:rsidR="005D05CE" w:rsidRDefault="00B810C9">
      <w:pPr>
        <w:pStyle w:val="FigurewithCaption"/>
      </w:pPr>
      <w:r>
        <w:rPr>
          <w:noProof/>
        </w:rPr>
        <w:lastRenderedPageBreak/>
        <w:drawing>
          <wp:inline distT="0" distB="0" distL="0" distR="0" wp14:anchorId="3179BED5" wp14:editId="269ACDEB">
            <wp:extent cx="5334000" cy="3618826"/>
            <wp:effectExtent l="0" t="0" r="0" b="0"/>
            <wp:docPr id="55" name="Picture" descr="Temperatura media en 850hPa. - fig:t-sp-runs - SÓLO BORRADOR"/>
            <wp:cNvGraphicFramePr/>
            <a:graphic xmlns:a="http://schemas.openxmlformats.org/drawingml/2006/main">
              <a:graphicData uri="http://schemas.openxmlformats.org/drawingml/2006/picture">
                <pic:pic xmlns:pic="http://schemas.openxmlformats.org/drawingml/2006/picture">
                  <pic:nvPicPr>
                    <pic:cNvPr id="0" name="Picture" descr="fig/tesis/t-sp-runs-1.png"/>
                    <pic:cNvPicPr>
                      <a:picLocks noChangeAspect="1" noChangeArrowheads="1"/>
                    </pic:cNvPicPr>
                  </pic:nvPicPr>
                  <pic:blipFill>
                    <a:blip r:embed="rId64"/>
                    <a:stretch>
                      <a:fillRect/>
                    </a:stretch>
                  </pic:blipFill>
                  <pic:spPr bwMode="auto">
                    <a:xfrm>
                      <a:off x="0" y="0"/>
                      <a:ext cx="5334000" cy="3618826"/>
                    </a:xfrm>
                    <a:prstGeom prst="rect">
                      <a:avLst/>
                    </a:prstGeom>
                    <a:noFill/>
                    <a:ln w="9525">
                      <a:noFill/>
                      <a:headEnd/>
                      <a:tailEnd/>
                    </a:ln>
                  </pic:spPr>
                </pic:pic>
              </a:graphicData>
            </a:graphic>
          </wp:inline>
        </w:drawing>
      </w:r>
    </w:p>
    <w:p w14:paraId="42ACAB9B" w14:textId="77777777" w:rsidR="005D05CE" w:rsidRPr="003358B3" w:rsidRDefault="00B810C9">
      <w:pPr>
        <w:pStyle w:val="ImageCaption"/>
        <w:rPr>
          <w:lang w:val="es-ES"/>
          <w:rPrChange w:id="966" w:author="Carolina Vera" w:date="2018-02-14T11:51:00Z">
            <w:rPr/>
          </w:rPrChange>
        </w:rPr>
      </w:pPr>
      <w:r w:rsidRPr="003358B3">
        <w:rPr>
          <w:lang w:val="es-ES"/>
          <w:rPrChange w:id="967" w:author="Carolina Vera" w:date="2018-02-14T11:51:00Z">
            <w:rPr/>
          </w:rPrChange>
        </w:rPr>
        <w:t>Temperatura media en 850hPa. - fig:t-sp-runs - SÓLO BORRADOR</w:t>
      </w:r>
    </w:p>
    <w:p w14:paraId="754036F7" w14:textId="77777777" w:rsidR="005D05CE" w:rsidRDefault="00B810C9">
      <w:pPr>
        <w:pStyle w:val="FigurewithCaption"/>
      </w:pPr>
      <w:r>
        <w:rPr>
          <w:noProof/>
        </w:rPr>
        <w:drawing>
          <wp:inline distT="0" distB="0" distL="0" distR="0" wp14:anchorId="1BDA705D" wp14:editId="261557E9">
            <wp:extent cx="5334000" cy="3618826"/>
            <wp:effectExtent l="0" t="0" r="0" b="0"/>
            <wp:docPr id="56" name="Picture" descr="Temperatura media en 850hPa. - fig:tz-sp-runs"/>
            <wp:cNvGraphicFramePr/>
            <a:graphic xmlns:a="http://schemas.openxmlformats.org/drawingml/2006/main">
              <a:graphicData uri="http://schemas.openxmlformats.org/drawingml/2006/picture">
                <pic:pic xmlns:pic="http://schemas.openxmlformats.org/drawingml/2006/picture">
                  <pic:nvPicPr>
                    <pic:cNvPr id="0" name="Picture" descr="fig/tesis/tz-sp-runs-1.png"/>
                    <pic:cNvPicPr>
                      <a:picLocks noChangeAspect="1" noChangeArrowheads="1"/>
                    </pic:cNvPicPr>
                  </pic:nvPicPr>
                  <pic:blipFill>
                    <a:blip r:embed="rId65"/>
                    <a:stretch>
                      <a:fillRect/>
                    </a:stretch>
                  </pic:blipFill>
                  <pic:spPr bwMode="auto">
                    <a:xfrm>
                      <a:off x="0" y="0"/>
                      <a:ext cx="5334000" cy="3618826"/>
                    </a:xfrm>
                    <a:prstGeom prst="rect">
                      <a:avLst/>
                    </a:prstGeom>
                    <a:noFill/>
                    <a:ln w="9525">
                      <a:noFill/>
                      <a:headEnd/>
                      <a:tailEnd/>
                    </a:ln>
                  </pic:spPr>
                </pic:pic>
              </a:graphicData>
            </a:graphic>
          </wp:inline>
        </w:drawing>
      </w:r>
    </w:p>
    <w:p w14:paraId="3B89A3E2" w14:textId="77777777" w:rsidR="005D05CE" w:rsidRPr="003358B3" w:rsidRDefault="00B810C9">
      <w:pPr>
        <w:pStyle w:val="ImageCaption"/>
        <w:rPr>
          <w:lang w:val="es-ES"/>
          <w:rPrChange w:id="968" w:author="Carolina Vera" w:date="2018-02-14T11:51:00Z">
            <w:rPr/>
          </w:rPrChange>
        </w:rPr>
      </w:pPr>
      <w:r w:rsidRPr="003358B3">
        <w:rPr>
          <w:lang w:val="es-ES"/>
          <w:rPrChange w:id="969" w:author="Carolina Vera" w:date="2018-02-14T11:51:00Z">
            <w:rPr/>
          </w:rPrChange>
        </w:rPr>
        <w:t>Temperatura media en 850hPa. - fig:tz-sp-runs</w:t>
      </w:r>
    </w:p>
    <w:p w14:paraId="2A60DC36" w14:textId="77777777" w:rsidR="005D05CE" w:rsidRDefault="00B810C9">
      <w:pPr>
        <w:pStyle w:val="Ttulo3"/>
      </w:pPr>
      <w:bookmarkStart w:id="970" w:name="viento-zonal-2"/>
      <w:bookmarkStart w:id="971" w:name="_Toc506372349"/>
      <w:bookmarkEnd w:id="970"/>
      <w:r>
        <w:lastRenderedPageBreak/>
        <w:t>Viento zonal</w:t>
      </w:r>
      <w:bookmarkEnd w:id="971"/>
    </w:p>
    <w:p w14:paraId="60ECC58D" w14:textId="77777777" w:rsidR="005D05CE" w:rsidRDefault="00B810C9">
      <w:pPr>
        <w:pStyle w:val="FigurewithCaption"/>
      </w:pPr>
      <w:r>
        <w:rPr>
          <w:noProof/>
        </w:rPr>
        <w:drawing>
          <wp:inline distT="0" distB="0" distL="0" distR="0" wp14:anchorId="1BDA3AFF" wp14:editId="1E1608B4">
            <wp:extent cx="5334000" cy="3618826"/>
            <wp:effectExtent l="0" t="0" r="0" b="0"/>
            <wp:docPr id="57" name="Picture" descr="Diferencia control - corrida para U. - fig:u-dif-sp-runs"/>
            <wp:cNvGraphicFramePr/>
            <a:graphic xmlns:a="http://schemas.openxmlformats.org/drawingml/2006/main">
              <a:graphicData uri="http://schemas.openxmlformats.org/drawingml/2006/picture">
                <pic:pic xmlns:pic="http://schemas.openxmlformats.org/drawingml/2006/picture">
                  <pic:nvPicPr>
                    <pic:cNvPr id="0" name="Picture" descr="fig/tesis/u-dif-sp-runs-1.png"/>
                    <pic:cNvPicPr>
                      <a:picLocks noChangeAspect="1" noChangeArrowheads="1"/>
                    </pic:cNvPicPr>
                  </pic:nvPicPr>
                  <pic:blipFill>
                    <a:blip r:embed="rId66"/>
                    <a:stretch>
                      <a:fillRect/>
                    </a:stretch>
                  </pic:blipFill>
                  <pic:spPr bwMode="auto">
                    <a:xfrm>
                      <a:off x="0" y="0"/>
                      <a:ext cx="5334000" cy="3618826"/>
                    </a:xfrm>
                    <a:prstGeom prst="rect">
                      <a:avLst/>
                    </a:prstGeom>
                    <a:noFill/>
                    <a:ln w="9525">
                      <a:noFill/>
                      <a:headEnd/>
                      <a:tailEnd/>
                    </a:ln>
                  </pic:spPr>
                </pic:pic>
              </a:graphicData>
            </a:graphic>
          </wp:inline>
        </w:drawing>
      </w:r>
    </w:p>
    <w:p w14:paraId="7663AC6D" w14:textId="77777777" w:rsidR="005D05CE" w:rsidRPr="003358B3" w:rsidRDefault="00B810C9">
      <w:pPr>
        <w:pStyle w:val="ImageCaption"/>
        <w:rPr>
          <w:lang w:val="es-ES"/>
          <w:rPrChange w:id="972" w:author="Carolina Vera" w:date="2018-02-14T11:51:00Z">
            <w:rPr/>
          </w:rPrChange>
        </w:rPr>
      </w:pPr>
      <w:r w:rsidRPr="003358B3">
        <w:rPr>
          <w:lang w:val="es-ES"/>
          <w:rPrChange w:id="973" w:author="Carolina Vera" w:date="2018-02-14T11:51:00Z">
            <w:rPr/>
          </w:rPrChange>
        </w:rPr>
        <w:t>Diferencia control - corrida para U. - fig:u-dif-sp-runs</w:t>
      </w:r>
    </w:p>
    <w:p w14:paraId="68DADB9D" w14:textId="77777777" w:rsidR="005D05CE" w:rsidRDefault="00B810C9">
      <w:pPr>
        <w:pStyle w:val="Ttulo3"/>
      </w:pPr>
      <w:bookmarkStart w:id="974" w:name="funcion-corriente-3"/>
      <w:bookmarkStart w:id="975" w:name="_Toc506372350"/>
      <w:bookmarkEnd w:id="974"/>
      <w:r>
        <w:lastRenderedPageBreak/>
        <w:t>Función corriente</w:t>
      </w:r>
      <w:bookmarkEnd w:id="975"/>
    </w:p>
    <w:p w14:paraId="2F28065B" w14:textId="77777777" w:rsidR="005D05CE" w:rsidRDefault="00B810C9">
      <w:pPr>
        <w:pStyle w:val="FigurewithCaption"/>
      </w:pPr>
      <w:r>
        <w:rPr>
          <w:noProof/>
        </w:rPr>
        <w:drawing>
          <wp:inline distT="0" distB="0" distL="0" distR="0" wp14:anchorId="4E58A07B" wp14:editId="39116647">
            <wp:extent cx="5334000" cy="3618826"/>
            <wp:effectExtent l="0" t="0" r="0" b="0"/>
            <wp:docPr id="58" name="Picture" descr="Diferencia en psi.z y flujos de acción de onda. - fig:psiz-dif-sp-runs"/>
            <wp:cNvGraphicFramePr/>
            <a:graphic xmlns:a="http://schemas.openxmlformats.org/drawingml/2006/main">
              <a:graphicData uri="http://schemas.openxmlformats.org/drawingml/2006/picture">
                <pic:pic xmlns:pic="http://schemas.openxmlformats.org/drawingml/2006/picture">
                  <pic:nvPicPr>
                    <pic:cNvPr id="0" name="Picture" descr="fig/tesis/psiz-dif-sp-runs-1.png"/>
                    <pic:cNvPicPr>
                      <a:picLocks noChangeAspect="1" noChangeArrowheads="1"/>
                    </pic:cNvPicPr>
                  </pic:nvPicPr>
                  <pic:blipFill>
                    <a:blip r:embed="rId67"/>
                    <a:stretch>
                      <a:fillRect/>
                    </a:stretch>
                  </pic:blipFill>
                  <pic:spPr bwMode="auto">
                    <a:xfrm>
                      <a:off x="0" y="0"/>
                      <a:ext cx="5334000" cy="3618826"/>
                    </a:xfrm>
                    <a:prstGeom prst="rect">
                      <a:avLst/>
                    </a:prstGeom>
                    <a:noFill/>
                    <a:ln w="9525">
                      <a:noFill/>
                      <a:headEnd/>
                      <a:tailEnd/>
                    </a:ln>
                  </pic:spPr>
                </pic:pic>
              </a:graphicData>
            </a:graphic>
          </wp:inline>
        </w:drawing>
      </w:r>
    </w:p>
    <w:p w14:paraId="2D888F40" w14:textId="77777777" w:rsidR="005D05CE" w:rsidRPr="003358B3" w:rsidRDefault="00B810C9">
      <w:pPr>
        <w:pStyle w:val="ImageCaption"/>
        <w:rPr>
          <w:lang w:val="es-ES"/>
          <w:rPrChange w:id="976" w:author="Carolina Vera" w:date="2018-02-14T11:51:00Z">
            <w:rPr/>
          </w:rPrChange>
        </w:rPr>
      </w:pPr>
      <w:r w:rsidRPr="003358B3">
        <w:rPr>
          <w:lang w:val="es-ES"/>
          <w:rPrChange w:id="977" w:author="Carolina Vera" w:date="2018-02-14T11:51:00Z">
            <w:rPr/>
          </w:rPrChange>
        </w:rPr>
        <w:t>Diferencia en psi.z y flujos de acción de onda. - fig:psiz-dif-sp-runs</w:t>
      </w:r>
    </w:p>
    <w:p w14:paraId="6AEC5AF2" w14:textId="77777777" w:rsidR="005D05CE" w:rsidRDefault="00B810C9">
      <w:pPr>
        <w:pStyle w:val="Ttulo3"/>
      </w:pPr>
      <w:bookmarkStart w:id="978" w:name="onda-3-2"/>
      <w:bookmarkStart w:id="979" w:name="_Toc506372351"/>
      <w:bookmarkEnd w:id="978"/>
      <w:r>
        <w:lastRenderedPageBreak/>
        <w:t>Onda 3</w:t>
      </w:r>
      <w:bookmarkEnd w:id="979"/>
    </w:p>
    <w:p w14:paraId="0869E7CF" w14:textId="77777777" w:rsidR="005D05CE" w:rsidRDefault="00B810C9">
      <w:pPr>
        <w:pStyle w:val="FigurewithCaption"/>
      </w:pPr>
      <w:r>
        <w:rPr>
          <w:noProof/>
        </w:rPr>
        <w:drawing>
          <wp:inline distT="0" distB="0" distL="0" distR="0" wp14:anchorId="6B8D723B" wp14:editId="2C64235E">
            <wp:extent cx="5334000" cy="4523533"/>
            <wp:effectExtent l="0" t="0" r="0" b="0"/>
            <wp:docPr id="59" name="Picture" descr="Amplitud media de la onda 3 para cada corrida. - fig:ampl-sp-runs"/>
            <wp:cNvGraphicFramePr/>
            <a:graphic xmlns:a="http://schemas.openxmlformats.org/drawingml/2006/main">
              <a:graphicData uri="http://schemas.openxmlformats.org/drawingml/2006/picture">
                <pic:pic xmlns:pic="http://schemas.openxmlformats.org/drawingml/2006/picture">
                  <pic:nvPicPr>
                    <pic:cNvPr id="0" name="Picture" descr="fig/tesis/ampl-sp-runs-1.png"/>
                    <pic:cNvPicPr>
                      <a:picLocks noChangeAspect="1" noChangeArrowheads="1"/>
                    </pic:cNvPicPr>
                  </pic:nvPicPr>
                  <pic:blipFill>
                    <a:blip r:embed="rId68"/>
                    <a:stretch>
                      <a:fillRect/>
                    </a:stretch>
                  </pic:blipFill>
                  <pic:spPr bwMode="auto">
                    <a:xfrm>
                      <a:off x="0" y="0"/>
                      <a:ext cx="5334000" cy="4523533"/>
                    </a:xfrm>
                    <a:prstGeom prst="rect">
                      <a:avLst/>
                    </a:prstGeom>
                    <a:noFill/>
                    <a:ln w="9525">
                      <a:noFill/>
                      <a:headEnd/>
                      <a:tailEnd/>
                    </a:ln>
                  </pic:spPr>
                </pic:pic>
              </a:graphicData>
            </a:graphic>
          </wp:inline>
        </w:drawing>
      </w:r>
    </w:p>
    <w:p w14:paraId="61EEA745" w14:textId="77777777" w:rsidR="005D05CE" w:rsidRPr="003358B3" w:rsidRDefault="00B810C9">
      <w:pPr>
        <w:pStyle w:val="ImageCaption"/>
        <w:rPr>
          <w:lang w:val="es-ES"/>
          <w:rPrChange w:id="980" w:author="Carolina Vera" w:date="2018-02-14T11:51:00Z">
            <w:rPr/>
          </w:rPrChange>
        </w:rPr>
      </w:pPr>
      <w:r w:rsidRPr="003358B3">
        <w:rPr>
          <w:lang w:val="es-ES"/>
          <w:rPrChange w:id="981" w:author="Carolina Vera" w:date="2018-02-14T11:51:00Z">
            <w:rPr/>
          </w:rPrChange>
        </w:rPr>
        <w:t>Amplitud media de la onda 3 para cada corrida. - fig:ampl-sp-runs</w:t>
      </w:r>
    </w:p>
    <w:p w14:paraId="1B93EF50" w14:textId="77777777" w:rsidR="005D05CE" w:rsidRDefault="00B810C9">
      <w:pPr>
        <w:pStyle w:val="FigurewithCaption"/>
      </w:pPr>
      <w:r>
        <w:rPr>
          <w:noProof/>
        </w:rPr>
        <w:lastRenderedPageBreak/>
        <w:drawing>
          <wp:inline distT="0" distB="0" distL="0" distR="0" wp14:anchorId="18AD9036" wp14:editId="558230E5">
            <wp:extent cx="5334000" cy="4523533"/>
            <wp:effectExtent l="0" t="0" r="0" b="0"/>
            <wp:docPr id="60" name="Picture" descr="Diferencia de amplitud entre la corrida control y cada corrida. - fig:ampl-dif-sp-runs"/>
            <wp:cNvGraphicFramePr/>
            <a:graphic xmlns:a="http://schemas.openxmlformats.org/drawingml/2006/main">
              <a:graphicData uri="http://schemas.openxmlformats.org/drawingml/2006/picture">
                <pic:pic xmlns:pic="http://schemas.openxmlformats.org/drawingml/2006/picture">
                  <pic:nvPicPr>
                    <pic:cNvPr id="0" name="Picture" descr="fig/tesis/ampl-dif-sp-runs-1.png"/>
                    <pic:cNvPicPr>
                      <a:picLocks noChangeAspect="1" noChangeArrowheads="1"/>
                    </pic:cNvPicPr>
                  </pic:nvPicPr>
                  <pic:blipFill>
                    <a:blip r:embed="rId69"/>
                    <a:stretch>
                      <a:fillRect/>
                    </a:stretch>
                  </pic:blipFill>
                  <pic:spPr bwMode="auto">
                    <a:xfrm>
                      <a:off x="0" y="0"/>
                      <a:ext cx="5334000" cy="4523533"/>
                    </a:xfrm>
                    <a:prstGeom prst="rect">
                      <a:avLst/>
                    </a:prstGeom>
                    <a:noFill/>
                    <a:ln w="9525">
                      <a:noFill/>
                      <a:headEnd/>
                      <a:tailEnd/>
                    </a:ln>
                  </pic:spPr>
                </pic:pic>
              </a:graphicData>
            </a:graphic>
          </wp:inline>
        </w:drawing>
      </w:r>
    </w:p>
    <w:p w14:paraId="1550A376" w14:textId="77777777" w:rsidR="005D05CE" w:rsidRPr="003358B3" w:rsidRDefault="00B810C9">
      <w:pPr>
        <w:pStyle w:val="ImageCaption"/>
        <w:rPr>
          <w:lang w:val="es-ES"/>
          <w:rPrChange w:id="982" w:author="Carolina Vera" w:date="2018-02-14T11:51:00Z">
            <w:rPr/>
          </w:rPrChange>
        </w:rPr>
      </w:pPr>
      <w:r w:rsidRPr="003358B3">
        <w:rPr>
          <w:lang w:val="es-ES"/>
          <w:rPrChange w:id="983" w:author="Carolina Vera" w:date="2018-02-14T11:51:00Z">
            <w:rPr/>
          </w:rPrChange>
        </w:rPr>
        <w:t>Diferencia de amplitud entre la corrida control y cada corrida. - fig:ampl-dif-sp-runs</w:t>
      </w:r>
    </w:p>
    <w:p w14:paraId="519B9FB6" w14:textId="77777777" w:rsidR="005D05CE" w:rsidRDefault="00B810C9">
      <w:pPr>
        <w:pStyle w:val="FigurewithCaption"/>
      </w:pPr>
      <w:r>
        <w:rPr>
          <w:noProof/>
        </w:rPr>
        <w:lastRenderedPageBreak/>
        <w:drawing>
          <wp:inline distT="0" distB="0" distL="0" distR="0" wp14:anchorId="7E9AB3C1" wp14:editId="0FEEE8E7">
            <wp:extent cx="5334000" cy="3618826"/>
            <wp:effectExtent l="0" t="0" r="0" b="0"/>
            <wp:docPr id="61" name="Picture" descr="Ciclo anual de amplitud de onda 3. - fig:index-sp-boxplot"/>
            <wp:cNvGraphicFramePr/>
            <a:graphic xmlns:a="http://schemas.openxmlformats.org/drawingml/2006/main">
              <a:graphicData uri="http://schemas.openxmlformats.org/drawingml/2006/picture">
                <pic:pic xmlns:pic="http://schemas.openxmlformats.org/drawingml/2006/picture">
                  <pic:nvPicPr>
                    <pic:cNvPr id="0" name="Picture" descr="fig/tesis/index-sp-boxplot-1.png"/>
                    <pic:cNvPicPr>
                      <a:picLocks noChangeAspect="1" noChangeArrowheads="1"/>
                    </pic:cNvPicPr>
                  </pic:nvPicPr>
                  <pic:blipFill>
                    <a:blip r:embed="rId70"/>
                    <a:stretch>
                      <a:fillRect/>
                    </a:stretch>
                  </pic:blipFill>
                  <pic:spPr bwMode="auto">
                    <a:xfrm>
                      <a:off x="0" y="0"/>
                      <a:ext cx="5334000" cy="3618826"/>
                    </a:xfrm>
                    <a:prstGeom prst="rect">
                      <a:avLst/>
                    </a:prstGeom>
                    <a:noFill/>
                    <a:ln w="9525">
                      <a:noFill/>
                      <a:headEnd/>
                      <a:tailEnd/>
                    </a:ln>
                  </pic:spPr>
                </pic:pic>
              </a:graphicData>
            </a:graphic>
          </wp:inline>
        </w:drawing>
      </w:r>
    </w:p>
    <w:p w14:paraId="5A4AEBA6" w14:textId="77777777" w:rsidR="005D05CE" w:rsidRPr="003358B3" w:rsidRDefault="00B810C9">
      <w:pPr>
        <w:pStyle w:val="ImageCaption"/>
        <w:rPr>
          <w:lang w:val="es-ES"/>
          <w:rPrChange w:id="984" w:author="Carolina Vera" w:date="2018-02-14T11:51:00Z">
            <w:rPr/>
          </w:rPrChange>
        </w:rPr>
      </w:pPr>
      <w:r w:rsidRPr="003358B3">
        <w:rPr>
          <w:lang w:val="es-ES"/>
          <w:rPrChange w:id="985" w:author="Carolina Vera" w:date="2018-02-14T11:51:00Z">
            <w:rPr/>
          </w:rPrChange>
        </w:rPr>
        <w:t>Ciclo anual de amplitud de onda 3. - fig:index-sp-boxplot</w:t>
      </w:r>
    </w:p>
    <w:p w14:paraId="073F13AE" w14:textId="77777777" w:rsidR="005D05CE" w:rsidRDefault="00B810C9">
      <w:pPr>
        <w:pStyle w:val="Ttulo2"/>
      </w:pPr>
      <w:bookmarkStart w:id="986" w:name="regresion"/>
      <w:bookmarkStart w:id="987" w:name="_Toc506372352"/>
      <w:bookmarkEnd w:id="986"/>
      <w:r>
        <w:t>Regresión</w:t>
      </w:r>
      <w:bookmarkEnd w:id="987"/>
    </w:p>
    <w:p w14:paraId="19E29B8F" w14:textId="77777777" w:rsidR="005D05CE" w:rsidRDefault="00B810C9">
      <w:pPr>
        <w:pStyle w:val="FigurewithCaption"/>
      </w:pPr>
      <w:r>
        <w:rPr>
          <w:noProof/>
        </w:rPr>
        <w:drawing>
          <wp:inline distT="0" distB="0" distL="0" distR="0" wp14:anchorId="5B69AE13" wp14:editId="0047E5AC">
            <wp:extent cx="5334000" cy="3618826"/>
            <wp:effectExtent l="0" t="0" r="0" b="0"/>
            <wp:docPr id="62" name="Picture" descr="Regresión en función corriente. - fig:regr-psi-sp-runs"/>
            <wp:cNvGraphicFramePr/>
            <a:graphic xmlns:a="http://schemas.openxmlformats.org/drawingml/2006/main">
              <a:graphicData uri="http://schemas.openxmlformats.org/drawingml/2006/picture">
                <pic:pic xmlns:pic="http://schemas.openxmlformats.org/drawingml/2006/picture">
                  <pic:nvPicPr>
                    <pic:cNvPr id="0" name="Picture" descr="fig/tesis/regr-psi-sp-runs-1.png"/>
                    <pic:cNvPicPr>
                      <a:picLocks noChangeAspect="1" noChangeArrowheads="1"/>
                    </pic:cNvPicPr>
                  </pic:nvPicPr>
                  <pic:blipFill>
                    <a:blip r:embed="rId71"/>
                    <a:stretch>
                      <a:fillRect/>
                    </a:stretch>
                  </pic:blipFill>
                  <pic:spPr bwMode="auto">
                    <a:xfrm>
                      <a:off x="0" y="0"/>
                      <a:ext cx="5334000" cy="3618826"/>
                    </a:xfrm>
                    <a:prstGeom prst="rect">
                      <a:avLst/>
                    </a:prstGeom>
                    <a:noFill/>
                    <a:ln w="9525">
                      <a:noFill/>
                      <a:headEnd/>
                      <a:tailEnd/>
                    </a:ln>
                  </pic:spPr>
                </pic:pic>
              </a:graphicData>
            </a:graphic>
          </wp:inline>
        </w:drawing>
      </w:r>
    </w:p>
    <w:p w14:paraId="257669E8" w14:textId="77777777" w:rsidR="005D05CE" w:rsidRPr="003358B3" w:rsidRDefault="00B810C9">
      <w:pPr>
        <w:pStyle w:val="ImageCaption"/>
        <w:rPr>
          <w:lang w:val="es-ES"/>
          <w:rPrChange w:id="988" w:author="Carolina Vera" w:date="2018-02-14T11:51:00Z">
            <w:rPr/>
          </w:rPrChange>
        </w:rPr>
      </w:pPr>
      <w:r w:rsidRPr="003358B3">
        <w:rPr>
          <w:lang w:val="es-ES"/>
          <w:rPrChange w:id="989" w:author="Carolina Vera" w:date="2018-02-14T11:51:00Z">
            <w:rPr/>
          </w:rPrChange>
        </w:rPr>
        <w:t>Regresión en función corriente. - fig:regr-psi-sp-runs</w:t>
      </w:r>
    </w:p>
    <w:p w14:paraId="4AC9C285" w14:textId="77777777" w:rsidR="005D05CE" w:rsidRDefault="00B810C9">
      <w:pPr>
        <w:pStyle w:val="Ttulo2"/>
      </w:pPr>
      <w:bookmarkStart w:id="990" w:name="cosas-inesperadas"/>
      <w:bookmarkStart w:id="991" w:name="_Toc506372353"/>
      <w:bookmarkEnd w:id="990"/>
      <w:r>
        <w:lastRenderedPageBreak/>
        <w:t>Cosas inesperadas…</w:t>
      </w:r>
      <w:bookmarkEnd w:id="991"/>
    </w:p>
    <w:p w14:paraId="39384EF8" w14:textId="77777777" w:rsidR="005D05CE" w:rsidRDefault="00B810C9">
      <w:pPr>
        <w:pStyle w:val="Compact"/>
        <w:numPr>
          <w:ilvl w:val="0"/>
          <w:numId w:val="8"/>
        </w:numPr>
      </w:pPr>
      <w:r>
        <w:t>??</w:t>
      </w:r>
    </w:p>
    <w:p w14:paraId="403A5417" w14:textId="77777777" w:rsidR="005D05CE" w:rsidRDefault="00B810C9">
      <w:pPr>
        <w:pStyle w:val="Compact"/>
        <w:numPr>
          <w:ilvl w:val="0"/>
          <w:numId w:val="8"/>
        </w:numPr>
      </w:pPr>
      <w:r>
        <w:t>protif!</w:t>
      </w:r>
    </w:p>
    <w:p w14:paraId="18B8C196" w14:textId="77777777" w:rsidR="005D05CE" w:rsidRDefault="00B810C9">
      <w:pPr>
        <w:pStyle w:val="Ttulo1"/>
      </w:pPr>
      <w:bookmarkStart w:id="992" w:name="conclusiones"/>
      <w:bookmarkStart w:id="993" w:name="_Toc506372354"/>
      <w:bookmarkEnd w:id="992"/>
      <w:r>
        <w:t>Conclusiones</w:t>
      </w:r>
      <w:bookmarkEnd w:id="993"/>
    </w:p>
    <w:p w14:paraId="02E7590F" w14:textId="77777777" w:rsidR="005D05CE" w:rsidRDefault="00B810C9">
      <w:pPr>
        <w:pStyle w:val="Ttulo1"/>
      </w:pPr>
      <w:bookmarkStart w:id="994" w:name="agradecimientos"/>
      <w:bookmarkStart w:id="995" w:name="_Toc506372355"/>
      <w:bookmarkEnd w:id="994"/>
      <w:r>
        <w:t>Agradecimientos</w:t>
      </w:r>
      <w:bookmarkEnd w:id="995"/>
    </w:p>
    <w:p w14:paraId="00504575" w14:textId="77777777" w:rsidR="005D05CE" w:rsidRDefault="00B810C9">
      <w:pPr>
        <w:pStyle w:val="Ttulo1"/>
      </w:pPr>
      <w:bookmarkStart w:id="996" w:name="referencias"/>
      <w:bookmarkStart w:id="997" w:name="_Toc506372356"/>
      <w:bookmarkEnd w:id="996"/>
      <w:r>
        <w:t>Referencias</w:t>
      </w:r>
      <w:bookmarkEnd w:id="997"/>
    </w:p>
    <w:p w14:paraId="2285450B" w14:textId="77777777" w:rsidR="005D05CE" w:rsidRDefault="00B810C9">
      <w:pPr>
        <w:pStyle w:val="Bibliografa"/>
      </w:pPr>
      <w:r w:rsidRPr="003358B3">
        <w:rPr>
          <w:lang w:val="es-ES"/>
        </w:rPr>
        <w:t xml:space="preserve">Berbery, E H, J Nogués-Paegle, y J D Horel. </w:t>
      </w:r>
      <w:r>
        <w:t>1992. «Wavelike southern hemisphere extratropical teleconnections». doi:</w:t>
      </w:r>
      <w:hyperlink r:id="rId72">
        <w:r>
          <w:rPr>
            <w:rStyle w:val="Hipervnculo"/>
          </w:rPr>
          <w:t>DOI: 10.1175/1520-0469(1992)049&lt;0155:WSHET&gt;2.0.CO;2</w:t>
        </w:r>
      </w:hyperlink>
      <w:r>
        <w:t>.</w:t>
      </w:r>
    </w:p>
    <w:p w14:paraId="6DB66F8F" w14:textId="77777777" w:rsidR="005D05CE" w:rsidRDefault="00B810C9">
      <w:pPr>
        <w:pStyle w:val="Bibliografa"/>
      </w:pPr>
      <w:r>
        <w:t xml:space="preserve">James, I. N. 1994. </w:t>
      </w:r>
      <w:r>
        <w:rPr>
          <w:i/>
        </w:rPr>
        <w:t>Introduction to circulating atmospheres</w:t>
      </w:r>
      <w:r>
        <w:t>. Cambridge: Cambridge University Press. doi:</w:t>
      </w:r>
      <w:hyperlink r:id="rId73">
        <w:r>
          <w:rPr>
            <w:rStyle w:val="Hipervnculo"/>
          </w:rPr>
          <w:t>10.1017/CBO9780511622977</w:t>
        </w:r>
      </w:hyperlink>
      <w:r>
        <w:t>.</w:t>
      </w:r>
    </w:p>
    <w:p w14:paraId="0AE2B637" w14:textId="77777777" w:rsidR="005D05CE" w:rsidRDefault="00B810C9">
      <w:pPr>
        <w:pStyle w:val="Bibliografa"/>
      </w:pPr>
      <w:r w:rsidRPr="003358B3">
        <w:rPr>
          <w:lang w:val="es-ES"/>
        </w:rPr>
        <w:t xml:space="preserve">Quintanar, Arturo I., y Carlos R. Mechoso. </w:t>
      </w:r>
      <w:r>
        <w:t xml:space="preserve">1995. «Quasi-Stationary Waves in the Southern Hemisphere. Part II: Generation Mechanisms». </w:t>
      </w:r>
      <w:r>
        <w:rPr>
          <w:i/>
        </w:rPr>
        <w:t>Journal of Climate</w:t>
      </w:r>
      <w:r>
        <w:t xml:space="preserve"> 8 (11): 2673-90. doi:</w:t>
      </w:r>
      <w:hyperlink r:id="rId74">
        <w:r>
          <w:rPr>
            <w:rStyle w:val="Hipervnculo"/>
          </w:rPr>
          <w:t>10.1175/1520-0442(1995)008&lt;2673:QSWITS&gt;2.0.CO;2</w:t>
        </w:r>
      </w:hyperlink>
      <w:r>
        <w:t>.</w:t>
      </w:r>
    </w:p>
    <w:p w14:paraId="367519CC" w14:textId="77777777" w:rsidR="005D05CE" w:rsidRDefault="00B810C9">
      <w:pPr>
        <w:pStyle w:val="Bibliografa"/>
      </w:pPr>
      <w:r w:rsidRPr="003358B3">
        <w:rPr>
          <w:lang w:val="es-ES"/>
        </w:rPr>
        <w:t xml:space="preserve">Trenberth, Kevin E., y K. C. Mo. 1985. </w:t>
      </w:r>
      <w:r>
        <w:t>«Blocking in the Southern Hemisphere». doi:</w:t>
      </w:r>
      <w:hyperlink r:id="rId75">
        <w:r>
          <w:rPr>
            <w:rStyle w:val="Hipervnculo"/>
          </w:rPr>
          <w:t>10.1175/1520-0493(1985)113&lt;0003:BITSH&gt;2.0.CO;2</w:t>
        </w:r>
      </w:hyperlink>
      <w:r>
        <w:t>.</w:t>
      </w:r>
    </w:p>
    <w:p w14:paraId="456B7B54" w14:textId="77777777" w:rsidR="005D05CE" w:rsidRDefault="00B810C9">
      <w:pPr>
        <w:pStyle w:val="Bibliografa"/>
        <w:rPr>
          <w:ins w:id="998" w:author="Carolina Vera" w:date="2018-02-14T12:14:00Z"/>
        </w:rPr>
      </w:pPr>
      <w:r w:rsidRPr="003358B3">
        <w:rPr>
          <w:lang w:val="es-ES"/>
        </w:rPr>
        <w:t xml:space="preserve">Vera, Carolina, Gabriel Silvestri, Vicente Barros, y Andrea Carril. </w:t>
      </w:r>
      <w:r>
        <w:t xml:space="preserve">2004. «Differences in El Niño response over the Southern Hemisphere». </w:t>
      </w:r>
      <w:r>
        <w:rPr>
          <w:i/>
        </w:rPr>
        <w:t>Journal of Climate</w:t>
      </w:r>
      <w:r>
        <w:t xml:space="preserve"> 17 (9): 1741-53. doi:</w:t>
      </w:r>
      <w:hyperlink r:id="rId76">
        <w:r>
          <w:rPr>
            <w:rStyle w:val="Hipervnculo"/>
          </w:rPr>
          <w:t>10.1175/1520-0442(2004)017&lt;1741:DIENRO&gt;2.0.CO;2</w:t>
        </w:r>
      </w:hyperlink>
      <w:r>
        <w:t>.</w:t>
      </w:r>
    </w:p>
    <w:p w14:paraId="476725A6" w14:textId="77777777" w:rsidR="00966FD9" w:rsidRDefault="00966FD9">
      <w:pPr>
        <w:pStyle w:val="Bibliografa"/>
      </w:pPr>
      <w:ins w:id="999" w:author="Carolina Vera" w:date="2018-02-14T12:15:00Z">
        <w:r w:rsidRPr="00966FD9">
          <w:t>Vera, C., W. Higgins, J. Amador, T. Ambrizzi, R. Garreaud, D. Gochis, D. Gutzler, D. Lettenmaier, J. Marengo,  C. R. Mechoso, J. Nogues-Paegle, P. L. Silva Dias, and C. Zhang, 2006: Toward a Unified View of the American Monsoon Systems. J. Climate, Vol. 19, 4977–5000.</w:t>
        </w:r>
      </w:ins>
    </w:p>
    <w:sectPr w:rsidR="00966FD9">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Carolina Vera" w:date="2018-02-14T11:50:00Z" w:initials="CV">
    <w:p w14:paraId="5B8509C7" w14:textId="77777777" w:rsidR="00AC37CE" w:rsidRPr="003358B3" w:rsidRDefault="00AC37CE">
      <w:pPr>
        <w:pStyle w:val="Textocomentario"/>
        <w:rPr>
          <w:lang w:val="es-ES"/>
        </w:rPr>
      </w:pPr>
      <w:r>
        <w:rPr>
          <w:rStyle w:val="Refdecomentario"/>
        </w:rPr>
        <w:annotationRef/>
      </w:r>
      <w:r w:rsidRPr="003358B3">
        <w:rPr>
          <w:noProof/>
          <w:lang w:val="es-ES"/>
        </w:rPr>
        <w:t>Este era el título del plan de tesis. No recuerdo si tiene que ser e</w:t>
      </w:r>
      <w:r>
        <w:rPr>
          <w:noProof/>
          <w:lang w:val="es-ES"/>
        </w:rPr>
        <w:t>xacto a lo presentado en el plan o se puede cambiar. Si se puede cambiar yo optaría por el que ponto a continuación</w:t>
      </w:r>
    </w:p>
  </w:comment>
  <w:comment w:id="19" w:author="Carolina Vera" w:date="2018-02-14T11:54:00Z" w:initials="CV">
    <w:p w14:paraId="19D50DC2" w14:textId="77777777" w:rsidR="00AC37CE" w:rsidRPr="003358B3" w:rsidRDefault="00AC37CE">
      <w:pPr>
        <w:pStyle w:val="Textocomentario"/>
        <w:rPr>
          <w:lang w:val="es-ES"/>
        </w:rPr>
      </w:pPr>
      <w:r>
        <w:rPr>
          <w:rStyle w:val="Refdecomentario"/>
        </w:rPr>
        <w:annotationRef/>
      </w:r>
      <w:r w:rsidRPr="003358B3">
        <w:rPr>
          <w:noProof/>
          <w:lang w:val="es-ES"/>
        </w:rPr>
        <w:t>Falta numerar tod</w:t>
      </w:r>
      <w:r>
        <w:rPr>
          <w:noProof/>
          <w:lang w:val="es-ES"/>
        </w:rPr>
        <w:t>os los capitulos y las secciones internas,. Por ejemplo conceptos básicos sería el 2.1</w:t>
      </w:r>
    </w:p>
  </w:comment>
  <w:comment w:id="24" w:author="Carolina Vera" w:date="2018-02-14T11:54:00Z" w:initials="CV">
    <w:p w14:paraId="1D7D85A0" w14:textId="77777777" w:rsidR="00AC37CE" w:rsidRPr="003358B3" w:rsidRDefault="00AC37CE">
      <w:pPr>
        <w:pStyle w:val="Textocomentario"/>
        <w:rPr>
          <w:lang w:val="es-ES"/>
        </w:rPr>
      </w:pPr>
      <w:r>
        <w:rPr>
          <w:rStyle w:val="Refdecomentario"/>
        </w:rPr>
        <w:annotationRef/>
      </w:r>
      <w:r w:rsidRPr="003358B3">
        <w:rPr>
          <w:noProof/>
          <w:lang w:val="es-ES"/>
        </w:rPr>
        <w:t xml:space="preserve">no corresponde materiales </w:t>
      </w:r>
    </w:p>
  </w:comment>
  <w:comment w:id="97" w:author="Carolina Vera" w:date="2018-02-14T11:57:00Z" w:initials="CV">
    <w:p w14:paraId="737BFCCD" w14:textId="77777777" w:rsidR="00AC37CE" w:rsidRPr="003358B3" w:rsidRDefault="00AC37CE">
      <w:pPr>
        <w:pStyle w:val="Textocomentario"/>
        <w:rPr>
          <w:lang w:val="es-ES"/>
        </w:rPr>
      </w:pPr>
      <w:r>
        <w:rPr>
          <w:rStyle w:val="Refdecomentario"/>
        </w:rPr>
        <w:annotationRef/>
      </w:r>
      <w:r w:rsidRPr="003358B3">
        <w:rPr>
          <w:noProof/>
          <w:lang w:val="es-ES"/>
        </w:rPr>
        <w:t>no es necesario explicar tod</w:t>
      </w:r>
      <w:r>
        <w:rPr>
          <w:noProof/>
          <w:lang w:val="es-ES"/>
        </w:rPr>
        <w:t>o esto en detalle. Sino mas bien, como un informe de lo que se uso enesta tesis. Mira el cpitulo 2 de la tesis de Leandro.</w:t>
      </w:r>
    </w:p>
  </w:comment>
  <w:comment w:id="98" w:author="Carolina Vera" w:date="2018-02-14T11:59:00Z" w:initials="CV">
    <w:p w14:paraId="769E2EB8" w14:textId="6C19E306" w:rsidR="00AC37CE" w:rsidRDefault="00AC37CE" w:rsidP="00B810C9">
      <w:pPr>
        <w:pStyle w:val="Textocomentario"/>
        <w:rPr>
          <w:noProof/>
          <w:lang w:val="es-ES"/>
        </w:rPr>
      </w:pPr>
      <w:r w:rsidRPr="00B810C9">
        <w:rPr>
          <w:noProof/>
          <w:lang w:val="es-ES"/>
        </w:rPr>
        <w:t>no se necesita esto aca.</w:t>
      </w:r>
      <w:r>
        <w:rPr>
          <w:noProof/>
          <w:lang w:val="es-ES"/>
        </w:rPr>
        <w:t xml:space="preserve">Son metodologias super conocidas. Aca definis anomalia zonales por ej. pero las características delas ondas cuasiestacionarias las vas a describir al final del siguiente capitulo. </w:t>
      </w:r>
    </w:p>
    <w:p w14:paraId="38275B49" w14:textId="7FC3EE24" w:rsidR="00AC37CE" w:rsidRPr="00B810C9" w:rsidRDefault="00AC37CE" w:rsidP="00B810C9">
      <w:pPr>
        <w:pStyle w:val="Textocomentario"/>
        <w:rPr>
          <w:lang w:val="es-ES"/>
        </w:rPr>
      </w:pPr>
      <w:r>
        <w:rPr>
          <w:noProof/>
          <w:lang w:val="es-ES"/>
        </w:rPr>
        <w:t xml:space="preserve">Si tiene sentido que discutas cosas como calcular las ondas cuasiestacionarias, si se hace </w:t>
      </w:r>
      <w:r w:rsidRPr="00AC37CE">
        <w:rPr>
          <w:noProof/>
          <w:lang w:val="es-ES"/>
        </w:rPr>
        <w:t>Fourier a partir de la media delos campos mensuales o aplicando fourier a los campos estacionales.</w:t>
      </w:r>
    </w:p>
  </w:comment>
  <w:comment w:id="99" w:author="Carolina Vera" w:date="2018-02-14T12:00:00Z" w:initials="CV">
    <w:p w14:paraId="2D733890" w14:textId="77777777" w:rsidR="00AC37CE" w:rsidRPr="00B810C9" w:rsidRDefault="00AC37CE">
      <w:pPr>
        <w:pStyle w:val="Textocomentario"/>
        <w:rPr>
          <w:lang w:val="es-ES"/>
        </w:rPr>
      </w:pPr>
      <w:r>
        <w:rPr>
          <w:rStyle w:val="Refdecomentario"/>
        </w:rPr>
        <w:annotationRef/>
      </w:r>
      <w:r w:rsidRPr="00B810C9">
        <w:rPr>
          <w:noProof/>
          <w:lang w:val="es-ES"/>
        </w:rPr>
        <w:t>sin ejemplo. Aca solo ten</w:t>
      </w:r>
      <w:r>
        <w:rPr>
          <w:noProof/>
          <w:lang w:val="es-ES"/>
        </w:rPr>
        <w:t xml:space="preserve">es que decir que vas a usa wavelets. </w:t>
      </w:r>
    </w:p>
  </w:comment>
  <w:comment w:id="100" w:author="Carolina Vera" w:date="2018-02-14T12:01:00Z" w:initials="CV">
    <w:p w14:paraId="384DBF8F" w14:textId="77777777" w:rsidR="00AC37CE" w:rsidRPr="00B810C9" w:rsidRDefault="00AC37CE">
      <w:pPr>
        <w:pStyle w:val="Textocomentario"/>
        <w:rPr>
          <w:lang w:val="es-ES"/>
        </w:rPr>
      </w:pPr>
      <w:r>
        <w:rPr>
          <w:rStyle w:val="Refdecomentario"/>
        </w:rPr>
        <w:annotationRef/>
      </w:r>
      <w:r w:rsidRPr="00B810C9">
        <w:rPr>
          <w:noProof/>
          <w:lang w:val="es-ES"/>
        </w:rPr>
        <w:t>no es elcapitulo para analiza</w:t>
      </w:r>
      <w:r>
        <w:rPr>
          <w:noProof/>
          <w:lang w:val="es-ES"/>
        </w:rPr>
        <w:t>r</w:t>
      </w:r>
      <w:r w:rsidRPr="00B810C9">
        <w:rPr>
          <w:noProof/>
          <w:lang w:val="es-ES"/>
        </w:rPr>
        <w:t xml:space="preserve"> re</w:t>
      </w:r>
      <w:r>
        <w:rPr>
          <w:noProof/>
          <w:lang w:val="es-ES"/>
        </w:rPr>
        <w:t xml:space="preserve">sultados. </w:t>
      </w:r>
    </w:p>
  </w:comment>
  <w:comment w:id="125" w:author="Carolina Vera" w:date="2018-02-14T12:02:00Z" w:initials="CV">
    <w:p w14:paraId="19BAA339" w14:textId="77777777" w:rsidR="00AC37CE" w:rsidRPr="00B810C9" w:rsidRDefault="00AC37CE">
      <w:pPr>
        <w:pStyle w:val="Textocomentario"/>
        <w:rPr>
          <w:lang w:val="es-ES"/>
        </w:rPr>
      </w:pPr>
      <w:r w:rsidRPr="00B810C9">
        <w:rPr>
          <w:noProof/>
          <w:lang w:val="es-ES"/>
        </w:rPr>
        <w:t xml:space="preserve">Cada </w:t>
      </w:r>
      <w:r>
        <w:rPr>
          <w:rStyle w:val="Refdecomentario"/>
        </w:rPr>
        <w:annotationRef/>
      </w:r>
      <w:r w:rsidRPr="00B810C9">
        <w:rPr>
          <w:noProof/>
          <w:lang w:val="es-ES"/>
        </w:rPr>
        <w:t>capítulo que empiece en un</w:t>
      </w:r>
      <w:r>
        <w:rPr>
          <w:noProof/>
          <w:lang w:val="es-ES"/>
        </w:rPr>
        <w:t>a hoja nueva. Mira la tesis de Leandro</w:t>
      </w:r>
    </w:p>
  </w:comment>
  <w:comment w:id="158" w:author="Carolina Vera" w:date="2018-02-14T12:08:00Z" w:initials="CV">
    <w:p w14:paraId="2814861E" w14:textId="77777777" w:rsidR="00AC37CE" w:rsidRPr="00B810C9" w:rsidRDefault="00AC37CE">
      <w:pPr>
        <w:pStyle w:val="Textocomentario"/>
        <w:rPr>
          <w:lang w:val="es-ES"/>
        </w:rPr>
      </w:pPr>
      <w:r>
        <w:rPr>
          <w:rStyle w:val="Refdecomentario"/>
        </w:rPr>
        <w:annotationRef/>
      </w:r>
      <w:r w:rsidRPr="00B810C9">
        <w:rPr>
          <w:noProof/>
          <w:lang w:val="es-ES"/>
        </w:rPr>
        <w:t>qué centro sobre la costa de qu</w:t>
      </w:r>
      <w:r>
        <w:rPr>
          <w:noProof/>
          <w:lang w:val="es-ES"/>
        </w:rPr>
        <w:t>é continente?</w:t>
      </w:r>
    </w:p>
  </w:comment>
  <w:comment w:id="161" w:author="Carolina Vera" w:date="2018-02-14T12:09:00Z" w:initials="CV">
    <w:p w14:paraId="366A0085" w14:textId="77777777" w:rsidR="00AC37CE" w:rsidRPr="00B810C9" w:rsidRDefault="00AC37CE">
      <w:pPr>
        <w:pStyle w:val="Textocomentario"/>
        <w:rPr>
          <w:lang w:val="es-ES"/>
        </w:rPr>
      </w:pPr>
      <w:r>
        <w:rPr>
          <w:rStyle w:val="Refdecomentario"/>
        </w:rPr>
        <w:annotationRef/>
      </w:r>
      <w:r w:rsidRPr="00B810C9">
        <w:rPr>
          <w:noProof/>
          <w:lang w:val="es-ES"/>
        </w:rPr>
        <w:t>no se entiende de qué est</w:t>
      </w:r>
      <w:r>
        <w:rPr>
          <w:noProof/>
          <w:lang w:val="es-ES"/>
        </w:rPr>
        <w:t>as hablando, de dos patrones de onda 1 o de los centros de la onda 1? ademas antes mencionaste al de latitude polares, y en esta frase pareciera que invertiste el orden.</w:t>
      </w:r>
    </w:p>
  </w:comment>
  <w:comment w:id="168" w:author="Carolina Vera" w:date="2018-02-14T12:18:00Z" w:initials="CV">
    <w:p w14:paraId="4ECF7252" w14:textId="7B7A47DA" w:rsidR="00AC37CE" w:rsidRDefault="00AC37CE">
      <w:pPr>
        <w:pStyle w:val="Textocomentario"/>
      </w:pPr>
      <w:r>
        <w:rPr>
          <w:rStyle w:val="Refdecomentario"/>
        </w:rPr>
        <w:annotationRef/>
      </w:r>
      <w:r>
        <w:rPr>
          <w:noProof/>
        </w:rPr>
        <w:t>pone alguna referencia</w:t>
      </w:r>
    </w:p>
  </w:comment>
  <w:comment w:id="171" w:author="Carolina Vera" w:date="2018-02-14T12:19:00Z" w:initials="CV">
    <w:p w14:paraId="4A9DF0AF" w14:textId="70E2EF89" w:rsidR="00AC37CE" w:rsidRDefault="00AC37CE">
      <w:pPr>
        <w:pStyle w:val="Textocomentario"/>
      </w:pPr>
      <w:r>
        <w:rPr>
          <w:rStyle w:val="Refdecomentario"/>
        </w:rPr>
        <w:annotationRef/>
      </w:r>
      <w:r>
        <w:rPr>
          <w:noProof/>
        </w:rPr>
        <w:t>podes referenciar libros</w:t>
      </w:r>
    </w:p>
  </w:comment>
  <w:comment w:id="175" w:author="Carolina Vera" w:date="2018-02-14T12:19:00Z" w:initials="CV">
    <w:p w14:paraId="33C97E69" w14:textId="3399041C" w:rsidR="00AC37CE" w:rsidRPr="00464260" w:rsidRDefault="00AC37CE">
      <w:pPr>
        <w:pStyle w:val="Textocomentario"/>
        <w:rPr>
          <w:lang w:val="es-ES"/>
        </w:rPr>
      </w:pPr>
      <w:r>
        <w:rPr>
          <w:rStyle w:val="Refdecomentario"/>
        </w:rPr>
        <w:annotationRef/>
      </w:r>
      <w:r>
        <w:rPr>
          <w:noProof/>
          <w:lang w:val="es-ES"/>
        </w:rPr>
        <w:t xml:space="preserve">En la troposfera no cambian tanto segun </w:t>
      </w:r>
      <w:r w:rsidRPr="00464260">
        <w:rPr>
          <w:noProof/>
          <w:lang w:val="es-ES"/>
        </w:rPr>
        <w:t>r</w:t>
      </w:r>
      <w:r>
        <w:rPr>
          <w:noProof/>
          <w:lang w:val="es-ES"/>
        </w:rPr>
        <w:t>ecuerdo de las climatologias que muestro en circulación.</w:t>
      </w:r>
    </w:p>
  </w:comment>
  <w:comment w:id="207" w:author="Carolina Vera" w:date="2018-02-14T12:27:00Z" w:initials="CV">
    <w:p w14:paraId="16FF4B11" w14:textId="5A4DA98B" w:rsidR="00AC37CE" w:rsidRPr="00CF7B33" w:rsidRDefault="00AC37CE">
      <w:pPr>
        <w:pStyle w:val="Textocomentario"/>
        <w:rPr>
          <w:lang w:val="es-ES"/>
        </w:rPr>
      </w:pPr>
      <w:r>
        <w:rPr>
          <w:rStyle w:val="Refdecomentario"/>
        </w:rPr>
        <w:annotationRef/>
      </w:r>
      <w:r w:rsidRPr="00CF7B33">
        <w:rPr>
          <w:noProof/>
          <w:lang w:val="es-ES"/>
        </w:rPr>
        <w:t xml:space="preserve">No se entiende nada. Cambia el orden </w:t>
      </w:r>
      <w:r>
        <w:rPr>
          <w:noProof/>
          <w:lang w:val="es-ES"/>
        </w:rPr>
        <w:t>como te sugeri antes y explica el campo del desvio standard sin relacionar con las onda estacionarias. Despues podes relacionar eldesvio standard con la onda estacionaria cuando las presentas.</w:t>
      </w:r>
    </w:p>
  </w:comment>
  <w:comment w:id="228" w:author="Carolina Vera" w:date="2018-02-14T12:33:00Z" w:initials="CV">
    <w:p w14:paraId="39B4FF44" w14:textId="78282AD4" w:rsidR="00AC37CE" w:rsidRPr="002B6CF0" w:rsidRDefault="00AC37CE">
      <w:pPr>
        <w:pStyle w:val="Textocomentario"/>
        <w:rPr>
          <w:lang w:val="es-ES"/>
        </w:rPr>
      </w:pPr>
      <w:r>
        <w:rPr>
          <w:rStyle w:val="Refdecomentario"/>
        </w:rPr>
        <w:annotationRef/>
      </w:r>
      <w:r w:rsidRPr="002B6CF0">
        <w:rPr>
          <w:noProof/>
          <w:lang w:val="es-ES"/>
        </w:rPr>
        <w:t xml:space="preserve">Agregá tambien aca o en la figura </w:t>
      </w:r>
      <w:r>
        <w:rPr>
          <w:noProof/>
          <w:lang w:val="es-ES"/>
        </w:rPr>
        <w:t xml:space="preserve">anterior una descripción de la variaciones estacionales del gradiente meridional de temperatura en las latitudes medias de la troposfera. </w:t>
      </w:r>
    </w:p>
  </w:comment>
  <w:comment w:id="229" w:author="Carolina Vera" w:date="2018-02-14T12:40:00Z" w:initials="CV">
    <w:p w14:paraId="51DD2D6C" w14:textId="4DACFFE8" w:rsidR="00AC37CE" w:rsidRPr="00927DA3" w:rsidRDefault="00AC37CE">
      <w:pPr>
        <w:pStyle w:val="Textocomentario"/>
        <w:rPr>
          <w:lang w:val="es-ES"/>
        </w:rPr>
      </w:pPr>
      <w:r>
        <w:rPr>
          <w:rStyle w:val="Refdecomentario"/>
        </w:rPr>
        <w:annotationRef/>
      </w:r>
      <w:r w:rsidRPr="00927DA3">
        <w:rPr>
          <w:noProof/>
          <w:lang w:val="es-ES"/>
        </w:rPr>
        <w:t>Est</w:t>
      </w:r>
      <w:r>
        <w:rPr>
          <w:noProof/>
          <w:lang w:val="es-ES"/>
        </w:rPr>
        <w:t>a figura no esta en este doc y la que esta en el pdf no se ve nada!</w:t>
      </w:r>
    </w:p>
  </w:comment>
  <w:comment w:id="235" w:author="Carolina Vera" w:date="2018-02-14T12:39:00Z" w:initials="CV">
    <w:p w14:paraId="411A6CBF" w14:textId="79751886" w:rsidR="00AC37CE" w:rsidRPr="00927DA3" w:rsidRDefault="00AC37CE">
      <w:pPr>
        <w:pStyle w:val="Textocomentario"/>
        <w:rPr>
          <w:lang w:val="es-ES"/>
        </w:rPr>
      </w:pPr>
      <w:r>
        <w:rPr>
          <w:rStyle w:val="Refdecomentario"/>
        </w:rPr>
        <w:annotationRef/>
      </w:r>
      <w:r w:rsidRPr="00927DA3">
        <w:rPr>
          <w:noProof/>
          <w:lang w:val="es-ES"/>
        </w:rPr>
        <w:t>ojo, estructuras tipo walker solo se encuen</w:t>
      </w:r>
      <w:r>
        <w:rPr>
          <w:noProof/>
          <w:lang w:val="es-ES"/>
        </w:rPr>
        <w:t>tran en la zona tropical , no explican lo que pasa en latitudes subtopicales y mas altas. Fijate que dicen Karoly y Raphael de estas anomalias.</w:t>
      </w:r>
    </w:p>
  </w:comment>
  <w:comment w:id="238" w:author="Carolina Vera" w:date="2018-02-14T12:42:00Z" w:initials="CV">
    <w:p w14:paraId="64DBE491" w14:textId="54459672" w:rsidR="00AC37CE" w:rsidRPr="00C81296" w:rsidRDefault="00AC37CE">
      <w:pPr>
        <w:pStyle w:val="Textocomentario"/>
        <w:rPr>
          <w:lang w:val="es-ES"/>
        </w:rPr>
      </w:pPr>
      <w:r>
        <w:rPr>
          <w:rStyle w:val="Refdecomentario"/>
        </w:rPr>
        <w:annotationRef/>
      </w:r>
      <w:r w:rsidRPr="00C81296">
        <w:rPr>
          <w:noProof/>
          <w:lang w:val="es-ES"/>
        </w:rPr>
        <w:t>ojo, Karoly mostraba una onda 1</w:t>
      </w:r>
      <w:r>
        <w:rPr>
          <w:noProof/>
          <w:lang w:val="es-ES"/>
        </w:rPr>
        <w:t xml:space="preserve"> enla temperatura de este nivel en zonas polares.</w:t>
      </w:r>
    </w:p>
  </w:comment>
  <w:comment w:id="320" w:author="Carolina Vera" w:date="2018-02-14T13:10:00Z" w:initials="CV">
    <w:p w14:paraId="473464C2" w14:textId="09BD801F" w:rsidR="00AC37CE" w:rsidRPr="00242878" w:rsidRDefault="00AC37CE">
      <w:pPr>
        <w:pStyle w:val="Textocomentario"/>
        <w:rPr>
          <w:lang w:val="es-ES"/>
        </w:rPr>
      </w:pPr>
      <w:r>
        <w:rPr>
          <w:rStyle w:val="Refdecomentario"/>
        </w:rPr>
        <w:annotationRef/>
      </w:r>
      <w:r w:rsidRPr="00242878">
        <w:rPr>
          <w:noProof/>
          <w:lang w:val="es-ES"/>
        </w:rPr>
        <w:t xml:space="preserve">OJO, la figura </w:t>
      </w:r>
      <w:r>
        <w:rPr>
          <w:noProof/>
          <w:lang w:val="es-ES"/>
        </w:rPr>
        <w:t xml:space="preserve">7.16 </w:t>
      </w:r>
      <w:r w:rsidRPr="00242878">
        <w:rPr>
          <w:noProof/>
          <w:lang w:val="es-ES"/>
        </w:rPr>
        <w:t>no era el corte vertic</w:t>
      </w:r>
      <w:r>
        <w:rPr>
          <w:noProof/>
          <w:lang w:val="es-ES"/>
        </w:rPr>
        <w:t>al del viento meridional medio? Por que hablás de anomalías?</w:t>
      </w:r>
    </w:p>
  </w:comment>
  <w:comment w:id="374" w:author="Carolina Vera" w:date="2018-02-14T15:28:00Z" w:initials="CV">
    <w:p w14:paraId="58AEC4EF" w14:textId="773F03A0" w:rsidR="00AC37CE" w:rsidRPr="008A04CA" w:rsidRDefault="00AC37CE">
      <w:pPr>
        <w:pStyle w:val="Textocomentario"/>
        <w:rPr>
          <w:lang w:val="es-ES"/>
        </w:rPr>
      </w:pPr>
      <w:r>
        <w:rPr>
          <w:rStyle w:val="Refdecomentario"/>
        </w:rPr>
        <w:annotationRef/>
      </w:r>
      <w:r w:rsidRPr="008A04CA">
        <w:rPr>
          <w:noProof/>
          <w:lang w:val="es-ES"/>
        </w:rPr>
        <w:t xml:space="preserve">está inconcluso. Tenes la opcion de </w:t>
      </w:r>
      <w:r>
        <w:rPr>
          <w:noProof/>
          <w:lang w:val="es-ES"/>
        </w:rPr>
        <w:t>decribir brevemente acá la formul de las condiciones para la propagación meridional o mejor en el capítulo datos y metodología.</w:t>
      </w:r>
    </w:p>
  </w:comment>
  <w:comment w:id="415" w:author="Carolina Vera" w:date="2018-02-14T15:53:00Z" w:initials="CV">
    <w:p w14:paraId="57CE4353" w14:textId="6E2FAD75" w:rsidR="00AC37CE" w:rsidRPr="00A71E2B" w:rsidRDefault="00AC37CE">
      <w:pPr>
        <w:pStyle w:val="Textocomentario"/>
        <w:rPr>
          <w:lang w:val="es-ES"/>
        </w:rPr>
      </w:pPr>
      <w:r>
        <w:rPr>
          <w:rStyle w:val="Refdecomentario"/>
        </w:rPr>
        <w:annotationRef/>
      </w:r>
      <w:r w:rsidRPr="00A71E2B">
        <w:rPr>
          <w:noProof/>
          <w:lang w:val="es-ES"/>
        </w:rPr>
        <w:t>es mejor describir las dos f</w:t>
      </w:r>
      <w:r>
        <w:rPr>
          <w:noProof/>
          <w:lang w:val="es-ES"/>
        </w:rPr>
        <w:t>i</w:t>
      </w:r>
      <w:r w:rsidRPr="00A71E2B">
        <w:rPr>
          <w:noProof/>
          <w:lang w:val="es-ES"/>
        </w:rPr>
        <w:t xml:space="preserve">guras </w:t>
      </w:r>
      <w:r>
        <w:rPr>
          <w:noProof/>
          <w:lang w:val="es-ES"/>
        </w:rPr>
        <w:t xml:space="preserve">por separado. Es decir la del corte despues. </w:t>
      </w:r>
    </w:p>
  </w:comment>
  <w:comment w:id="503" w:author="Carolina Vera" w:date="2018-02-14T15:58:00Z" w:initials="CV">
    <w:p w14:paraId="720FFB7A" w14:textId="65F50429" w:rsidR="00AC37CE" w:rsidRPr="00BF2A2E" w:rsidRDefault="00AC37CE">
      <w:pPr>
        <w:pStyle w:val="Textocomentario"/>
        <w:rPr>
          <w:lang w:val="es-ES"/>
        </w:rPr>
      </w:pPr>
      <w:r>
        <w:rPr>
          <w:rStyle w:val="Refdecomentario"/>
        </w:rPr>
        <w:annotationRef/>
      </w:r>
      <w:r w:rsidRPr="00BF2A2E">
        <w:rPr>
          <w:noProof/>
          <w:lang w:val="es-ES"/>
        </w:rPr>
        <w:t>a mi me parece que la funcion corriente d</w:t>
      </w:r>
      <w:r>
        <w:rPr>
          <w:noProof/>
          <w:lang w:val="es-ES"/>
        </w:rPr>
        <w:t>ebera estar antes de lapropagacion meridional</w:t>
      </w:r>
    </w:p>
  </w:comment>
  <w:comment w:id="512" w:author="Carolina Vera" w:date="2018-02-14T17:29:00Z" w:initials="CV">
    <w:p w14:paraId="1EF8DF3A" w14:textId="613D060A" w:rsidR="00AC37CE" w:rsidRPr="00AC37CE" w:rsidRDefault="00AC37CE">
      <w:pPr>
        <w:pStyle w:val="Textocomentario"/>
        <w:rPr>
          <w:lang w:val="es-ES"/>
        </w:rPr>
      </w:pPr>
      <w:r>
        <w:rPr>
          <w:rStyle w:val="Refdecomentario"/>
        </w:rPr>
        <w:annotationRef/>
      </w:r>
      <w:r w:rsidRPr="00AC37CE">
        <w:rPr>
          <w:noProof/>
          <w:lang w:val="es-ES"/>
        </w:rPr>
        <w:t>los deberías definir en elcapitulo da</w:t>
      </w:r>
      <w:r>
        <w:rPr>
          <w:noProof/>
          <w:lang w:val="es-ES"/>
        </w:rPr>
        <w:t>to y metodologia</w:t>
      </w:r>
    </w:p>
  </w:comment>
  <w:comment w:id="530" w:author="Carolina Vera" w:date="2018-02-14T17:37:00Z" w:initials="CV">
    <w:p w14:paraId="13068C44" w14:textId="15E487A3" w:rsidR="00AC37CE" w:rsidRPr="00AC37CE" w:rsidRDefault="00AC37CE">
      <w:pPr>
        <w:pStyle w:val="Textocomentario"/>
        <w:rPr>
          <w:lang w:val="es-ES"/>
        </w:rPr>
      </w:pPr>
      <w:r>
        <w:rPr>
          <w:rStyle w:val="Refdecomentario"/>
        </w:rPr>
        <w:annotationRef/>
      </w:r>
      <w:r w:rsidRPr="00AC37CE">
        <w:rPr>
          <w:lang w:val="es-ES"/>
        </w:rPr>
        <w:t>OJO con eso. Como todavia no escribiste esto en el capitulo 2, no puedo evauar lo que pones aca</w:t>
      </w:r>
    </w:p>
  </w:comment>
  <w:comment w:id="545" w:author="Carolina Vera" w:date="2018-02-14T17:38:00Z" w:initials="CV">
    <w:p w14:paraId="5B234DC1" w14:textId="3DD13073" w:rsidR="00AC37CE" w:rsidRPr="00AC37CE" w:rsidRDefault="00AC37CE">
      <w:pPr>
        <w:pStyle w:val="Textocomentario"/>
        <w:rPr>
          <w:lang w:val="es-ES"/>
        </w:rPr>
      </w:pPr>
      <w:r>
        <w:rPr>
          <w:rStyle w:val="Refdecomentario"/>
        </w:rPr>
        <w:annotationRef/>
      </w:r>
      <w:r w:rsidRPr="00AC37CE">
        <w:rPr>
          <w:noProof/>
          <w:lang w:val="es-ES"/>
        </w:rPr>
        <w:t xml:space="preserve">es mejor que concluyas esto el </w:t>
      </w:r>
      <w:r>
        <w:rPr>
          <w:noProof/>
          <w:lang w:val="es-ES"/>
        </w:rPr>
        <w:t xml:space="preserve">capituo 2 y que aca directamente uses la metodología seleccionada.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8509C7" w15:done="0"/>
  <w15:commentEx w15:paraId="19D50DC2" w15:done="0"/>
  <w15:commentEx w15:paraId="1D7D85A0" w15:done="0"/>
  <w15:commentEx w15:paraId="737BFCCD" w15:done="0"/>
  <w15:commentEx w15:paraId="38275B49" w15:done="0"/>
  <w15:commentEx w15:paraId="2D733890" w15:done="0"/>
  <w15:commentEx w15:paraId="384DBF8F" w15:done="0"/>
  <w15:commentEx w15:paraId="19BAA339" w15:done="0"/>
  <w15:commentEx w15:paraId="2814861E" w15:done="0"/>
  <w15:commentEx w15:paraId="366A0085" w15:done="0"/>
  <w15:commentEx w15:paraId="4ECF7252" w15:done="0"/>
  <w15:commentEx w15:paraId="4A9DF0AF" w15:done="0"/>
  <w15:commentEx w15:paraId="33C97E69" w15:done="0"/>
  <w15:commentEx w15:paraId="16FF4B11" w15:done="0"/>
  <w15:commentEx w15:paraId="39B4FF44" w15:done="0"/>
  <w15:commentEx w15:paraId="51DD2D6C" w15:done="0"/>
  <w15:commentEx w15:paraId="411A6CBF" w15:done="0"/>
  <w15:commentEx w15:paraId="64DBE491" w15:done="0"/>
  <w15:commentEx w15:paraId="473464C2" w15:done="0"/>
  <w15:commentEx w15:paraId="58AEC4EF" w15:done="0"/>
  <w15:commentEx w15:paraId="57CE4353" w15:done="0"/>
  <w15:commentEx w15:paraId="720FFB7A" w15:done="0"/>
  <w15:commentEx w15:paraId="1EF8DF3A" w15:done="0"/>
  <w15:commentEx w15:paraId="13068C44" w15:done="0"/>
  <w15:commentEx w15:paraId="5B234D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8509C7" w16cid:durableId="1E2EA11E"/>
  <w16cid:commentId w16cid:paraId="19D50DC2" w16cid:durableId="1E2EA1EE"/>
  <w16cid:commentId w16cid:paraId="1D7D85A0" w16cid:durableId="1E2EA1DD"/>
  <w16cid:commentId w16cid:paraId="737BFCCD" w16cid:durableId="1E2EA28E"/>
  <w16cid:commentId w16cid:paraId="38275B49" w16cid:durableId="1E2EA324"/>
  <w16cid:commentId w16cid:paraId="2D733890" w16cid:durableId="1E2EA368"/>
  <w16cid:commentId w16cid:paraId="384DBF8F" w16cid:durableId="1E2EA386"/>
  <w16cid:commentId w16cid:paraId="19BAA339" w16cid:durableId="1E2EA3BF"/>
  <w16cid:commentId w16cid:paraId="2814861E" w16cid:durableId="1E2EA520"/>
  <w16cid:commentId w16cid:paraId="366A0085" w16cid:durableId="1E2EA560"/>
  <w16cid:commentId w16cid:paraId="4ECF7252" w16cid:durableId="1E2EA78C"/>
  <w16cid:commentId w16cid:paraId="4A9DF0AF" w16cid:durableId="1E2EA7B5"/>
  <w16cid:commentId w16cid:paraId="33C97E69" w16cid:durableId="1E2EA7DD"/>
  <w16cid:commentId w16cid:paraId="16FF4B11" w16cid:durableId="1E2EA9BF"/>
  <w16cid:commentId w16cid:paraId="39B4FF44" w16cid:durableId="1E2EAB0D"/>
  <w16cid:commentId w16cid:paraId="51DD2D6C" w16cid:durableId="1E2EACD2"/>
  <w16cid:commentId w16cid:paraId="411A6CBF" w16cid:durableId="1E2EAC65"/>
  <w16cid:commentId w16cid:paraId="64DBE491" w16cid:durableId="1E2EAD38"/>
  <w16cid:commentId w16cid:paraId="473464C2" w16cid:durableId="1E2EB3CA"/>
  <w16cid:commentId w16cid:paraId="58AEC4EF" w16cid:durableId="1E2ED43B"/>
  <w16cid:commentId w16cid:paraId="57CE4353" w16cid:durableId="1E2EDA12"/>
  <w16cid:commentId w16cid:paraId="720FFB7A" w16cid:durableId="1E2EDB38"/>
  <w16cid:commentId w16cid:paraId="1EF8DF3A" w16cid:durableId="1E2EF096"/>
  <w16cid:commentId w16cid:paraId="13068C44" w16cid:durableId="1E2EF26F"/>
  <w16cid:commentId w16cid:paraId="5B234DC1" w16cid:durableId="1E2EF2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1D1EF" w14:textId="77777777" w:rsidR="00FD71D8" w:rsidRDefault="00FD71D8">
      <w:pPr>
        <w:spacing w:after="0"/>
      </w:pPr>
      <w:r>
        <w:separator/>
      </w:r>
    </w:p>
  </w:endnote>
  <w:endnote w:type="continuationSeparator" w:id="0">
    <w:p w14:paraId="7E200746" w14:textId="77777777" w:rsidR="00FD71D8" w:rsidRDefault="00FD71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D280B" w14:textId="77777777" w:rsidR="00FD71D8" w:rsidRDefault="00FD71D8">
      <w:r>
        <w:separator/>
      </w:r>
    </w:p>
  </w:footnote>
  <w:footnote w:type="continuationSeparator" w:id="0">
    <w:p w14:paraId="6645C35D" w14:textId="77777777" w:rsidR="00FD71D8" w:rsidRDefault="00FD71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F64084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6199656"/>
    <w:multiLevelType w:val="multilevel"/>
    <w:tmpl w:val="9CCCD3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6BED11B"/>
    <w:multiLevelType w:val="multilevel"/>
    <w:tmpl w:val="29202F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olina Vera">
    <w15:presenceInfo w15:providerId="None" w15:userId="Carolina V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79B0"/>
    <w:rsid w:val="00011C8B"/>
    <w:rsid w:val="001E1B1B"/>
    <w:rsid w:val="00211F9A"/>
    <w:rsid w:val="00242878"/>
    <w:rsid w:val="002B6CF0"/>
    <w:rsid w:val="003358B3"/>
    <w:rsid w:val="00464260"/>
    <w:rsid w:val="004D37B8"/>
    <w:rsid w:val="004E29B3"/>
    <w:rsid w:val="00590D07"/>
    <w:rsid w:val="00590DEA"/>
    <w:rsid w:val="005D05CE"/>
    <w:rsid w:val="00647BE9"/>
    <w:rsid w:val="00784D58"/>
    <w:rsid w:val="008A04CA"/>
    <w:rsid w:val="008D6863"/>
    <w:rsid w:val="0092552F"/>
    <w:rsid w:val="00927DA3"/>
    <w:rsid w:val="00966FD9"/>
    <w:rsid w:val="00A71E2B"/>
    <w:rsid w:val="00AC37CE"/>
    <w:rsid w:val="00B24C5D"/>
    <w:rsid w:val="00B77AED"/>
    <w:rsid w:val="00B810C9"/>
    <w:rsid w:val="00B86B75"/>
    <w:rsid w:val="00BC48D5"/>
    <w:rsid w:val="00BF2A2E"/>
    <w:rsid w:val="00C36279"/>
    <w:rsid w:val="00C7636C"/>
    <w:rsid w:val="00C81296"/>
    <w:rsid w:val="00CF4F46"/>
    <w:rsid w:val="00CF7B33"/>
    <w:rsid w:val="00D21B3A"/>
    <w:rsid w:val="00D859B8"/>
    <w:rsid w:val="00E315A3"/>
    <w:rsid w:val="00EE2897"/>
    <w:rsid w:val="00EF401D"/>
    <w:rsid w:val="00F17631"/>
    <w:rsid w:val="00F42F03"/>
    <w:rsid w:val="00FD71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A7FAB"/>
  <w15:docId w15:val="{00CB0059-5C54-4BA1-913E-B2DBC507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3358B3"/>
    <w:pPr>
      <w:tabs>
        <w:tab w:val="right" w:leader="dot" w:pos="8828"/>
      </w:tabs>
      <w:spacing w:after="100"/>
      <w:pPrChange w:id="0" w:author="Carolina Vera" w:date="2018-02-14T11:55:00Z">
        <w:pPr>
          <w:spacing w:after="100"/>
        </w:pPr>
      </w:pPrChange>
    </w:pPr>
    <w:rPr>
      <w:rPrChange w:id="0" w:author="Carolina Vera" w:date="2018-02-14T11:55:00Z">
        <w:rPr>
          <w:rFonts w:asciiTheme="minorHAnsi" w:eastAsiaTheme="minorHAnsi" w:hAnsiTheme="minorHAnsi" w:cstheme="minorBidi"/>
          <w:sz w:val="24"/>
          <w:szCs w:val="24"/>
          <w:lang w:val="en-US" w:eastAsia="en-US" w:bidi="ar-SA"/>
        </w:rPr>
      </w:rPrChange>
    </w:rPr>
  </w:style>
  <w:style w:type="paragraph" w:styleId="TDC2">
    <w:name w:val="toc 2"/>
    <w:basedOn w:val="Normal"/>
    <w:next w:val="Normal"/>
    <w:autoRedefine/>
    <w:uiPriority w:val="39"/>
    <w:unhideWhenUsed/>
    <w:rsid w:val="003358B3"/>
    <w:pPr>
      <w:tabs>
        <w:tab w:val="right" w:leader="dot" w:pos="8828"/>
      </w:tabs>
      <w:spacing w:after="100"/>
      <w:ind w:left="240"/>
      <w:pPrChange w:id="1" w:author="Carolina Vera" w:date="2018-02-14T11:55:00Z">
        <w:pPr>
          <w:spacing w:after="100"/>
          <w:ind w:left="240"/>
        </w:pPr>
      </w:pPrChange>
    </w:pPr>
    <w:rPr>
      <w:rPrChange w:id="1" w:author="Carolina Vera" w:date="2018-02-14T11:55:00Z">
        <w:rPr>
          <w:rFonts w:asciiTheme="minorHAnsi" w:eastAsiaTheme="minorHAnsi" w:hAnsiTheme="minorHAnsi" w:cstheme="minorBidi"/>
          <w:sz w:val="24"/>
          <w:szCs w:val="24"/>
          <w:lang w:val="en-US" w:eastAsia="en-US" w:bidi="ar-SA"/>
        </w:rPr>
      </w:rPrChange>
    </w:rPr>
  </w:style>
  <w:style w:type="paragraph" w:styleId="TDC3">
    <w:name w:val="toc 3"/>
    <w:basedOn w:val="Normal"/>
    <w:next w:val="Normal"/>
    <w:autoRedefine/>
    <w:uiPriority w:val="39"/>
    <w:unhideWhenUsed/>
    <w:rsid w:val="003358B3"/>
    <w:pPr>
      <w:spacing w:after="100"/>
      <w:ind w:left="480"/>
    </w:pPr>
  </w:style>
  <w:style w:type="character" w:styleId="Refdecomentario">
    <w:name w:val="annotation reference"/>
    <w:basedOn w:val="Fuentedeprrafopredeter"/>
    <w:semiHidden/>
    <w:unhideWhenUsed/>
    <w:rsid w:val="003358B3"/>
    <w:rPr>
      <w:sz w:val="16"/>
      <w:szCs w:val="16"/>
    </w:rPr>
  </w:style>
  <w:style w:type="paragraph" w:styleId="Textocomentario">
    <w:name w:val="annotation text"/>
    <w:basedOn w:val="Normal"/>
    <w:link w:val="TextocomentarioCar"/>
    <w:unhideWhenUsed/>
    <w:rsid w:val="003358B3"/>
    <w:rPr>
      <w:sz w:val="20"/>
      <w:szCs w:val="20"/>
    </w:rPr>
  </w:style>
  <w:style w:type="character" w:customStyle="1" w:styleId="TextocomentarioCar">
    <w:name w:val="Texto comentario Car"/>
    <w:basedOn w:val="Fuentedeprrafopredeter"/>
    <w:link w:val="Textocomentario"/>
    <w:rsid w:val="003358B3"/>
    <w:rPr>
      <w:sz w:val="20"/>
      <w:szCs w:val="20"/>
    </w:rPr>
  </w:style>
  <w:style w:type="paragraph" w:styleId="Asuntodelcomentario">
    <w:name w:val="annotation subject"/>
    <w:basedOn w:val="Textocomentario"/>
    <w:next w:val="Textocomentario"/>
    <w:link w:val="AsuntodelcomentarioCar"/>
    <w:semiHidden/>
    <w:unhideWhenUsed/>
    <w:rsid w:val="003358B3"/>
    <w:rPr>
      <w:b/>
      <w:bCs/>
    </w:rPr>
  </w:style>
  <w:style w:type="character" w:customStyle="1" w:styleId="AsuntodelcomentarioCar">
    <w:name w:val="Asunto del comentario Car"/>
    <w:basedOn w:val="TextocomentarioCar"/>
    <w:link w:val="Asuntodelcomentario"/>
    <w:semiHidden/>
    <w:rsid w:val="003358B3"/>
    <w:rPr>
      <w:b/>
      <w:bCs/>
      <w:sz w:val="20"/>
      <w:szCs w:val="20"/>
    </w:rPr>
  </w:style>
  <w:style w:type="paragraph" w:styleId="Revisin">
    <w:name w:val="Revision"/>
    <w:hidden/>
    <w:semiHidden/>
    <w:rsid w:val="003358B3"/>
    <w:pPr>
      <w:spacing w:after="0"/>
    </w:pPr>
  </w:style>
  <w:style w:type="paragraph" w:styleId="Textodeglobo">
    <w:name w:val="Balloon Text"/>
    <w:basedOn w:val="Normal"/>
    <w:link w:val="TextodegloboCar"/>
    <w:semiHidden/>
    <w:unhideWhenUsed/>
    <w:rsid w:val="003358B3"/>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3358B3"/>
    <w:rPr>
      <w:rFonts w:ascii="Segoe UI" w:hAnsi="Segoe UI" w:cs="Segoe UI"/>
      <w:sz w:val="18"/>
      <w:szCs w:val="18"/>
    </w:rPr>
  </w:style>
  <w:style w:type="character" w:customStyle="1" w:styleId="TextoindependienteCar">
    <w:name w:val="Texto independiente Car"/>
    <w:basedOn w:val="Fuentedeprrafopredeter"/>
    <w:link w:val="Textoindependiente"/>
    <w:rsid w:val="00EF4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doi.org/10.1175/1520-0442(2004)017%3c1741:DIENRO%3e2.0.CO;2" TargetMode="External"/><Relationship Id="rId7" Type="http://schemas.openxmlformats.org/officeDocument/2006/relationships/comments" Target="comments.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doi.org/10.1175/1520-0442(1995)008%3c2673:QSWITS%3e2.0.CO;2"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oi.org/10.1017/CBO9780511622977" TargetMode="External"/><Relationship Id="rId78"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42.png"/><Relationship Id="rId72" Type="http://schemas.openxmlformats.org/officeDocument/2006/relationships/hyperlink" Target="https://doi.org/DOI:%2010.1175/1520-0469(1992)049%3c0155:WSHET%3e2.0.CO;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doi.org/10.1175/1520-0493(1985)113%3c0003:BITSH%3e2.0.CO;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70</Pages>
  <Words>9799</Words>
  <Characters>53895</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Tesis</vt:lpstr>
    </vt:vector>
  </TitlesOfParts>
  <Company/>
  <LinksUpToDate>false</LinksUpToDate>
  <CharactersWithSpaces>63567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c:title>
  <dc:creator>Elio Campitelli</dc:creator>
  <cp:lastModifiedBy>Carolina Vera</cp:lastModifiedBy>
  <cp:revision>2</cp:revision>
  <dcterms:created xsi:type="dcterms:W3CDTF">2018-02-14T20:41:00Z</dcterms:created>
  <dcterms:modified xsi:type="dcterms:W3CDTF">2018-02-14T20:41:00Z</dcterms:modified>
</cp:coreProperties>
</file>