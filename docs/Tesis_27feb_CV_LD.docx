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lang w:val="es-ES"/>
        </w:rPr>
        <w:t>Estudio de los mecanismos físicos asociados con el patrón de onda 3 de la circulación atmosférica del HS</w:t>
      </w:r>
    </w:p>
    <w:p>
      <w:pPr>
        <w:pStyle w:val="Author"/>
        <w:rPr>
          <w:lang w:val="es-ES"/>
        </w:rPr>
      </w:pPr>
      <w:r>
        <w:rPr>
          <w:lang w:val="es-ES"/>
        </w:rPr>
        <w:t>Elio Campitelli</w:t>
      </w:r>
    </w:p>
    <w:p>
      <w:pPr>
        <w:pStyle w:val="FirstParagraph"/>
        <w:rPr>
          <w:lang w:val="es-ES"/>
        </w:rPr>
      </w:pPr>
      <w:r>
        <w:rPr>
          <w:lang w:val="es-ES"/>
        </w:rPr>
      </w:r>
    </w:p>
    <w:p>
      <w:pPr>
        <w:pStyle w:val="TextBody"/>
        <w:rPr>
          <w:rFonts w:ascii="Calibri" w:hAnsi="Calibri" w:eastAsia="" w:cs="" w:asciiTheme="majorHAnsi" w:cstheme="majorBidi" w:eastAsiaTheme="majorEastAsia" w:hAnsiTheme="majorHAnsi"/>
          <w:b/>
          <w:b/>
          <w:bCs/>
          <w:color w:val="345A8A" w:themeColor="accent1" w:themeShade="b5"/>
          <w:sz w:val="32"/>
          <w:szCs w:val="32"/>
          <w:lang w:val="es-ES"/>
        </w:rPr>
      </w:pPr>
      <w:r>
        <w:rPr>
          <w:rFonts w:eastAsia="" w:cs="" w:ascii="Calibri" w:hAnsi="Calibri" w:cstheme="majorBidi" w:eastAsiaTheme="majorEastAsia"/>
          <w:b/>
          <w:bCs/>
          <w:color w:val="345A8A" w:themeColor="accent1" w:themeShade="b5"/>
          <w:sz w:val="32"/>
          <w:szCs w:val="32"/>
          <w:lang w:val="es-ES"/>
        </w:rPr>
        <w:t>Resumen</w:t>
      </w:r>
    </w:p>
    <w:p>
      <w:pPr>
        <w:pStyle w:val="TextBody"/>
        <w:rPr/>
      </w:pPr>
      <w:r>
        <w:rPr>
          <w:lang w:val="es-ES"/>
        </w:rPr>
        <w:t xml:space="preserve">Este trabajo estudia las características observadas de la onda cuasiestacionaria 3 (QS3) en el HS a partir del reanálisis del NCEP/NCAR y analiza preliminarmente experimentos de sensibilidad realizados utilizando el modelo SPEEDY del ICTP. Los resultados obtenidos muestran que la QS3 explica una parte importante de la circulación del HS entre 40°S y 60°S y presenta ciclos anuales tanto en su amplitud como en su fase. Se encontró que la variabilidad estacional de la QS3 se describe mejor a partir de una clasificación alternativa (EFM, AM, JJ, ASO, ND). El análisis de sus condiciones  estacionariedad sugiere que la QS3 es más estacionaria al sur del Índico que al sur del Pacífico. Regresiones obtenidas a partir de un índice de actividad de la QS3 con diferentes variables meteorológicas muestran que, según el mes, </w:t>
      </w:r>
      <w:commentRangeStart w:id="0"/>
      <w:r>
        <w:rPr>
          <w:lang w:val="es-ES"/>
        </w:rPr>
        <w:t xml:space="preserve">ésta </w:t>
      </w:r>
      <w:r>
        <w:rPr>
          <w:lang w:val="es-ES"/>
        </w:rPr>
      </w:r>
      <w:commentRangeEnd w:id="0"/>
      <w:r>
        <w:commentReference w:id="0"/>
      </w:r>
      <w:r>
        <w:rPr>
          <w:lang w:val="es-ES"/>
        </w:rPr>
        <w:t xml:space="preserve">está asociada tanto con estructuras de ondas planetarias de escala hemisférica como con trenes de onda más localizados. Esto sugiere un grado importante de heterogeneidad en los procesos vinculados a su generación, </w:t>
      </w:r>
      <w:commentRangeStart w:id="1"/>
      <w:r>
        <w:rPr>
          <w:lang w:val="es-ES"/>
        </w:rPr>
        <w:t xml:space="preserve">indicando la posibilidad de que un número de que la descripción de la onda 3 a partir de al descomposición de Fourier esté capturando un número de fenómenos independientes. </w:t>
      </w:r>
      <w:commentRangeEnd w:id="1"/>
      <w:r>
        <w:commentReference w:id="1"/>
      </w:r>
      <w:r>
        <w:rPr>
          <w:lang w:val="es-ES"/>
        </w:rPr>
      </w:r>
    </w:p>
    <w:p>
      <w:pPr>
        <w:pStyle w:val="TextBody"/>
        <w:rPr/>
      </w:pPr>
      <w:commentRangeStart w:id="2"/>
      <w:r>
        <w:rPr>
          <w:lang w:val="es-ES"/>
        </w:rPr>
        <w:t>El</w:t>
      </w:r>
      <w:r>
        <w:rPr>
          <w:lang w:val="es-ES"/>
        </w:rPr>
      </w:r>
      <w:commentRangeEnd w:id="2"/>
      <w:r>
        <w:commentReference w:id="2"/>
      </w:r>
      <w:r>
        <w:rPr>
          <w:lang w:val="es-ES"/>
        </w:rPr>
        <w:t xml:space="preserve"> análisis preliminar de los experimentos de sensibilidad sugiere que las a</w:t>
      </w:r>
      <w:bookmarkStart w:id="0" w:name="_GoBack"/>
      <w:bookmarkEnd w:id="0"/>
      <w:r>
        <w:rPr>
          <w:lang w:val="es-ES"/>
        </w:rPr>
        <w:t xml:space="preserve">nomalías zonales de geopotencial en latitudes medias y altas del HS, son sensibles a las condiciones de contorno inferior. En particular la amplitud? o la actividad? de la QS1 disminuye significativamente cuando se eliminan las asimetrías zonales de la temperatura de la superficie del mar, consistente con estudios previos que resaltaban el rol de los trópicos en la generación de este patrón. Asimismo, cuando se elimina la interación suelo-atmósfera sobre las zonas continentales, la amplitud de la QS3 aumenta en invierno y disminuye en primavera. </w:t>
      </w:r>
      <w:commentRangeStart w:id="3"/>
      <w:r>
        <w:rPr>
          <w:lang w:val="es-ES"/>
        </w:rPr>
        <w:t>Este resultado permite concluir que la interacción con el suelo es importante para definir la localización de la QS3 y no tanto su amplitud, y que las variaciones estacionales son importantes</w:t>
      </w:r>
      <w:commentRangeEnd w:id="3"/>
      <w:r>
        <w:commentReference w:id="3"/>
      </w:r>
      <w:r>
        <w:rPr>
          <w:lang w:val="es-ES"/>
        </w:rPr>
      </w:r>
    </w:p>
    <w:p>
      <w:pPr>
        <w:pStyle w:val="TextBody"/>
        <w:rPr>
          <w:lang w:val="es-ES"/>
        </w:rPr>
      </w:pPr>
      <w:r>
        <w:rPr>
          <w:lang w:val="es-ES"/>
        </w:rPr>
      </w:r>
    </w:p>
    <w:p>
      <w:pPr>
        <w:pStyle w:val="Heading1"/>
        <w:rPr>
          <w:lang w:val="es-ES"/>
        </w:rPr>
      </w:pPr>
      <w:ins w:id="0" w:author="Carolina Vera" w:date="2018-02-28T16:38:00Z">
        <w:bookmarkStart w:id="1" w:name="introduccion"/>
        <w:bookmarkEnd w:id="1"/>
        <w:commentRangeStart w:id="4"/>
        <w:r>
          <w:rPr>
            <w:lang w:val="es-ES"/>
          </w:rPr>
          <w:t xml:space="preserve">1. </w:t>
        </w:r>
      </w:ins>
      <w:r>
        <w:rPr>
          <w:lang w:val="es-ES"/>
        </w:rPr>
        <w:t>Introducción</w:t>
      </w:r>
      <w:commentRangeEnd w:id="4"/>
      <w:r>
        <w:commentReference w:id="4"/>
      </w:r>
      <w:r>
        <w:rPr>
          <w:lang w:val="es-ES"/>
        </w:rPr>
      </w:r>
    </w:p>
    <w:p>
      <w:pPr>
        <w:pStyle w:val="FirstParagraph"/>
        <w:rPr/>
      </w:pPr>
      <w:r>
        <w:rPr>
          <w:lang w:val="es-ES"/>
        </w:rPr>
        <w:t xml:space="preserve">La variabilidad del clima en el sur de Sudamérica (SSA) es afectada tanto por la variabilidad en regiones de latitudes medias y polares como, remotamente, por las condiciones del clima en regiones tropicales y extratropicales (ej. </w:t>
      </w:r>
      <w:r>
        <w:rPr>
          <w:lang w:val="es-ES"/>
          <w:rPrChange w:id="0" w:author="Carolina Vera" w:date="2018-02-28T16:25:00Z"/>
        </w:rPr>
        <w:t xml:space="preserve">Vera et al., </w:t>
      </w:r>
      <w:hyperlink w:anchor="ref-Vera2006">
        <w:r>
          <w:rPr>
            <w:rStyle w:val="InternetLink"/>
            <w:lang w:val="es-ES"/>
          </w:rPr>
          <w:t>2006</w:t>
        </w:r>
      </w:hyperlink>
      <w:r>
        <w:rPr>
          <w:lang w:val="es-ES"/>
          <w:rPrChange w:id="0" w:author="Carolina Vera" w:date="2018-02-28T16:25:00Z"/>
        </w:rPr>
        <w:t xml:space="preserve">). </w:t>
      </w:r>
      <w:r>
        <w:rPr>
          <w:lang w:val="es-ES"/>
        </w:rPr>
        <w:t>Dado que éstas últimas exhiben altos niveles de predictibilidad (en escalas estacionales asociados con el fenómeno del Niño-Oscilación del Sur (ENSO</w:t>
      </w:r>
      <w:ins w:id="3" w:author="Leandro" w:date="2018-03-02T09:47:00Z">
        <w:r>
          <w:rPr>
            <w:lang w:val="es-ES"/>
          </w:rPr>
          <w:t>, por sus siglas en inglés</w:t>
        </w:r>
      </w:ins>
      <w:r>
        <w:rPr>
          <w:lang w:val="es-ES"/>
        </w:rPr>
        <w:t>) y en escalas intraestacionales con la oscilación de Madden-Julian (MJO</w:t>
      </w:r>
      <w:ins w:id="4" w:author="Leandro" w:date="2018-03-02T09:47:00Z">
        <w:r>
          <w:rPr>
            <w:lang w:val="es-ES"/>
          </w:rPr>
          <w:t>, por sus siglas en inglés</w:t>
        </w:r>
      </w:ins>
      <w:r>
        <w:rPr>
          <w:lang w:val="es-ES"/>
        </w:rPr>
        <w:t>)</w:t>
      </w:r>
      <w:del w:id="5" w:author="Leandro" w:date="2018-03-02T09:44:00Z">
        <w:r>
          <w:rPr>
            <w:lang w:val="es-ES"/>
          </w:rPr>
          <w:delText>)</w:delText>
        </w:r>
      </w:del>
      <w:r>
        <w:rPr>
          <w:lang w:val="es-ES"/>
        </w:rPr>
        <w:t>, su influencia ha sido y es más extensamente estudiada. Sin embargo, estudios recientes de la variabilidad climática en las regiones subpolares y polares del Hemisferio Sur (HS) destacan la actividad del Modo Anular del Sur (SAM, por sus siglas en inglés) como una fuente de variabilidad climática de significativa influencia sobre los continentes del HS y en particular en SSA (ej. Silvestri y Vera (</w:t>
      </w:r>
      <w:hyperlink w:anchor="ref-Silvestri2009">
        <w:r>
          <w:rPr>
            <w:rStyle w:val="InternetLink"/>
            <w:lang w:val="es-ES"/>
          </w:rPr>
          <w:t>2009</w:t>
        </w:r>
      </w:hyperlink>
      <w:r>
        <w:rPr>
          <w:lang w:val="es-ES"/>
        </w:rPr>
        <w:t>) en escalas interanuales y Alvarez et al. (</w:t>
      </w:r>
      <w:hyperlink w:anchor="ref-Alvarez2014">
        <w:r>
          <w:rPr>
            <w:rStyle w:val="InternetLink"/>
            <w:lang w:val="es-ES"/>
          </w:rPr>
          <w:t>2014</w:t>
        </w:r>
      </w:hyperlink>
      <w:r>
        <w:rPr>
          <w:lang w:val="es-ES"/>
        </w:rPr>
        <w:t>) en escalas intraestacionales).</w:t>
      </w:r>
    </w:p>
    <w:p>
      <w:pPr>
        <w:pStyle w:val="TextBody"/>
        <w:rPr/>
      </w:pPr>
      <w:r>
        <w:rPr>
          <w:lang w:val="es-ES"/>
        </w:rPr>
        <w:t xml:space="preserve">La distribución espacial del SAM en su fase positiva se caracteriza por una anomalía negativa de presión o altura geopotencial sobre el continente antártico y anomalías de signo opuesto en latitudes medias. Esta estructura zonalmente simétrica generalmente está asociada con un patrón de onda planetario de números de onda zonal entre 3 y 4. La alternancia del signo entre las anomalías polares y extratropicales del SAM se asocia con intensificaciones y debilitamiento de los vientos Oestes que caracterizan las latitudes medias del HS. Si bien hay evidencia de que los flujos de cantidad de movimiento por las ondas planetarias de baja frecuencia son importantes en el proceso de intensificación o debilitamiento de los Oestes (Lorenz y Hartmann, </w:t>
      </w:r>
      <w:hyperlink w:anchor="ref-Lorenz2001">
        <w:r>
          <w:rPr>
            <w:rStyle w:val="InternetLink"/>
            <w:lang w:val="es-ES"/>
          </w:rPr>
          <w:t>2001</w:t>
        </w:r>
      </w:hyperlink>
      <w:r>
        <w:rPr>
          <w:lang w:val="es-ES"/>
        </w:rPr>
        <w:t xml:space="preserve">; Simpson et al., </w:t>
      </w:r>
      <w:hyperlink w:anchor="ref-Simpson2013">
        <w:r>
          <w:rPr>
            <w:rStyle w:val="InternetLink"/>
            <w:lang w:val="es-ES"/>
          </w:rPr>
          <w:t>2013</w:t>
        </w:r>
      </w:hyperlink>
      <w:r>
        <w:rPr>
          <w:lang w:val="es-ES"/>
        </w:rPr>
        <w:t>) las causas por las cuales estas variaciones se asocian con el desarrollo de la QS3 aún no se conocen con certeza.</w:t>
      </w:r>
    </w:p>
    <w:p>
      <w:pPr>
        <w:pStyle w:val="TextBody"/>
        <w:rPr/>
      </w:pPr>
      <w:r>
        <w:rPr>
          <w:lang w:val="es-ES"/>
        </w:rPr>
        <w:t>Las ondas planetarias de número de onda 1 y 3 (QS1 y QS3) son las principales asimetrías zonales presentes en el flujo medio del HS (</w:t>
      </w:r>
      <w:del w:id="6" w:author="Carolina Vera" w:date="2018-03-01T11:10:00Z">
        <w:r>
          <w:rPr>
            <w:lang w:val="es-ES"/>
          </w:rPr>
          <w:delText>Loon y Jenne, Roy</w:delText>
        </w:r>
      </w:del>
      <w:ins w:id="7" w:author="Carolina Vera" w:date="2018-03-01T11:10:00Z">
        <w:r>
          <w:rPr>
            <w:lang w:val="es-ES"/>
          </w:rPr>
          <w:t>Van Loon y Jennevan Loon y Jenne</w:t>
        </w:r>
      </w:ins>
      <w:r>
        <w:rPr>
          <w:lang w:val="es-ES"/>
        </w:rPr>
        <w:t xml:space="preserve">, </w:t>
      </w:r>
      <w:hyperlink w:anchor="ref-Loon1972">
        <w:r>
          <w:rPr>
            <w:rStyle w:val="InternetLink"/>
            <w:lang w:val="es-ES"/>
          </w:rPr>
          <w:t>1972</w:t>
        </w:r>
      </w:hyperlink>
      <w:r>
        <w:rPr>
          <w:lang w:val="es-ES"/>
        </w:rPr>
        <w:t xml:space="preserve">; Trenberth, </w:t>
      </w:r>
      <w:hyperlink w:anchor="ref-Trenberth1980a">
        <w:r>
          <w:rPr>
            <w:rStyle w:val="InternetLink"/>
            <w:lang w:val="es-ES"/>
          </w:rPr>
          <w:t>1980</w:t>
        </w:r>
      </w:hyperlink>
      <w:r>
        <w:rPr>
          <w:lang w:val="es-ES"/>
        </w:rPr>
        <w:t xml:space="preserve">). Estas ondas zonales tienden a ser cuasi-estacionarias y exhiben importantes </w:t>
      </w:r>
      <w:commentRangeStart w:id="5"/>
      <w:r>
        <w:rPr>
          <w:lang w:val="es-ES"/>
        </w:rPr>
        <w:t xml:space="preserve">variabilidades temporales </w:t>
      </w:r>
      <w:ins w:id="8" w:author="Carolina Vera" w:date="2018-02-28T16:27:00Z">
        <w:r>
          <w:rPr>
            <w:lang w:val="es-ES"/>
          </w:rPr>
          <w:t xml:space="preserve">en su amplitud y fase </w:t>
        </w:r>
      </w:ins>
      <w:r>
        <w:rPr>
          <w:lang w:val="es-ES"/>
        </w:rPr>
      </w:r>
      <w:commentRangeEnd w:id="5"/>
      <w:r>
        <w:commentReference w:id="5"/>
      </w:r>
      <w:r>
        <w:rPr>
          <w:lang w:val="es-ES"/>
        </w:rPr>
        <w:t>(</w:t>
      </w:r>
      <w:del w:id="9" w:author="Carolina Vera" w:date="2018-03-01T11:10:00Z">
        <w:r>
          <w:rPr>
            <w:lang w:val="es-ES"/>
          </w:rPr>
          <w:delText>Loon y Jenne, Roy</w:delText>
        </w:r>
      </w:del>
      <w:ins w:id="10" w:author="Carolina Vera" w:date="2018-03-01T11:10:00Z">
        <w:r>
          <w:rPr>
            <w:lang w:val="es-ES"/>
          </w:rPr>
          <w:t>van Loon y Jenne</w:t>
        </w:r>
      </w:ins>
      <w:r>
        <w:rPr>
          <w:lang w:val="es-ES"/>
        </w:rPr>
        <w:t xml:space="preserve">, </w:t>
      </w:r>
      <w:hyperlink w:anchor="ref-Loon1972">
        <w:r>
          <w:rPr>
            <w:rStyle w:val="InternetLink"/>
            <w:lang w:val="es-ES"/>
          </w:rPr>
          <w:t>1972</w:t>
        </w:r>
      </w:hyperlink>
      <w:r>
        <w:rPr>
          <w:lang w:val="es-ES"/>
        </w:rPr>
        <w:t>). En particular, se ha documentado que la QS3 presenta una estructura barotrópica</w:t>
      </w:r>
      <w:ins w:id="11" w:author="Carolina Vera" w:date="2018-02-28T16:28:00Z">
        <w:r>
          <w:rPr>
            <w:lang w:val="es-ES"/>
          </w:rPr>
          <w:t>-</w:t>
        </w:r>
      </w:ins>
      <w:del w:id="12" w:author="Carolina Vera" w:date="2018-02-28T16:28:00Z">
        <w:r>
          <w:rPr>
            <w:lang w:val="es-ES"/>
          </w:rPr>
          <w:delText xml:space="preserve"> </w:delText>
        </w:r>
      </w:del>
      <w:ins w:id="13" w:author="Carolina Vera" w:date="2018-02-28T16:28:00Z">
        <w:r>
          <w:rPr>
            <w:lang w:val="es-ES"/>
          </w:rPr>
          <w:t xml:space="preserve">equivalente </w:t>
        </w:r>
      </w:ins>
      <w:r>
        <w:rPr>
          <w:lang w:val="es-ES"/>
        </w:rPr>
        <w:t xml:space="preserve">con variabilidad en escalas diarias-semanales (Kidson, </w:t>
      </w:r>
      <w:hyperlink w:anchor="ref-Kidson1988">
        <w:r>
          <w:rPr>
            <w:rStyle w:val="InternetLink"/>
            <w:lang w:val="es-ES"/>
          </w:rPr>
          <w:t>1988</w:t>
        </w:r>
      </w:hyperlink>
      <w:r>
        <w:rPr>
          <w:lang w:val="es-ES"/>
        </w:rPr>
        <w:t xml:space="preserve">), estacionales (Mo y White, </w:t>
      </w:r>
      <w:hyperlink w:anchor="ref-Mo1985">
        <w:r>
          <w:rPr>
            <w:rStyle w:val="InternetLink"/>
            <w:lang w:val="es-ES"/>
          </w:rPr>
          <w:t>1985</w:t>
        </w:r>
      </w:hyperlink>
      <w:r>
        <w:rPr>
          <w:lang w:val="es-ES"/>
        </w:rPr>
        <w:t xml:space="preserve">) y más largas (Karoly, </w:t>
      </w:r>
      <w:hyperlink w:anchor="ref-Karoly1989">
        <w:r>
          <w:rPr>
            <w:rStyle w:val="InternetLink"/>
            <w:lang w:val="es-ES"/>
          </w:rPr>
          <w:t>1989</w:t>
        </w:r>
      </w:hyperlink>
      <w:r>
        <w:rPr>
          <w:lang w:val="es-ES"/>
        </w:rPr>
        <w:t>). Mo y White (</w:t>
      </w:r>
      <w:hyperlink w:anchor="ref-Mo1985">
        <w:r>
          <w:rPr>
            <w:rStyle w:val="InternetLink"/>
            <w:highlight w:val="yellow"/>
            <w:lang w:val="es-ES"/>
          </w:rPr>
          <w:t>1985</w:t>
        </w:r>
      </w:hyperlink>
      <w:r>
        <w:rPr>
          <w:lang w:val="es-ES"/>
        </w:rPr>
        <w:t>) mostraron que existen ubicaciones preferenciales para los centros de acción de la QS3. Sin embargo, por la antigüedad de muchos de estos trabajos, sus climatologías tienen limitaciones inherentes a la poca cantidad de datos disponible en el HS previo a la era satelital.</w:t>
      </w:r>
    </w:p>
    <w:p>
      <w:pPr>
        <w:pStyle w:val="TextBody"/>
        <w:rPr/>
      </w:pPr>
      <w:r>
        <w:rPr>
          <w:lang w:val="es-ES"/>
        </w:rPr>
        <w:t>Trenberth y Mo (</w:t>
      </w:r>
      <w:hyperlink w:anchor="ref-Trenberth1985">
        <w:r>
          <w:rPr>
            <w:rStyle w:val="InternetLink"/>
            <w:lang w:val="es-ES"/>
          </w:rPr>
          <w:t>1985</w:t>
        </w:r>
      </w:hyperlink>
      <w:r>
        <w:rPr>
          <w:lang w:val="es-ES"/>
        </w:rPr>
        <w:t xml:space="preserve">) mostraron una recurrencia importante en la ocurrencia de anticiclones de bloqueo simultáneos en diferentes regiones del HS (sur de Sudamérica, sur de Nueva Zelandia y porción central del Océano Indico) favorecida por el establecimiento de un patrón de QS3, aunque dejaron abierta la posibilidad de que éste se trate de un tren de ondas localizado en vez de una verdadera onda zonal. Desde ese momento hasta la actualidad diferentes estudios se concentraron en entender la influencia de los bloqueos sobre el clima de Sudamérica y su relación con la QS3 (ej. </w:t>
      </w:r>
      <w:r>
        <w:rPr>
          <w:lang w:val="es-ES"/>
          <w:rPrChange w:id="0" w:author="Carolina Vera" w:date="2018-02-28T15:59:00Z"/>
        </w:rPr>
        <w:t xml:space="preserve">Rao et al., </w:t>
      </w:r>
      <w:hyperlink w:anchor="ref-Rao2004">
        <w:r>
          <w:rPr>
            <w:rStyle w:val="InternetLink"/>
            <w:lang w:val="es-ES"/>
          </w:rPr>
          <w:t>2004</w:t>
        </w:r>
      </w:hyperlink>
      <w:r>
        <w:rPr>
          <w:lang w:val="es-ES"/>
          <w:rPrChange w:id="0" w:author="Carolina Vera" w:date="2018-02-28T15:59:00Z"/>
        </w:rPr>
        <w:t xml:space="preserve">) o de su efecto en el hielo marítimo (ej. Raphael, </w:t>
      </w:r>
      <w:hyperlink w:anchor="ref-Raphael2007">
        <w:r>
          <w:rPr>
            <w:rStyle w:val="InternetLink"/>
            <w:lang w:val="es-ES"/>
          </w:rPr>
          <w:t>2007</w:t>
        </w:r>
      </w:hyperlink>
      <w:r>
        <w:rPr>
          <w:lang w:val="es-ES"/>
          <w:rPrChange w:id="0" w:author="Carolina Vera" w:date="2018-02-28T15:59:00Z"/>
        </w:rPr>
        <w:t xml:space="preserve">) pero, como se mencionó anteriormente, muy poca atención ha recibido el estudio de las causas que dan lugar al establecimiento de este patrón en un primer lugar. </w:t>
      </w:r>
      <w:r>
        <w:rPr>
          <w:lang w:val="es-ES"/>
        </w:rPr>
        <w:t>Quintanar y Mechoso (</w:t>
      </w:r>
      <w:hyperlink w:anchor="ref-Quintanar1995">
        <w:r>
          <w:rPr>
            <w:rStyle w:val="InternetLink"/>
            <w:lang w:val="es-ES"/>
          </w:rPr>
          <w:t>1995</w:t>
        </w:r>
      </w:hyperlink>
      <w:hyperlink w:anchor="ref-Quintanar1995">
        <w:r>
          <w:rPr>
            <w:rStyle w:val="InternetLink"/>
            <w:lang w:val="es-ES"/>
          </w:rPr>
          <w:t>b</w:t>
        </w:r>
      </w:hyperlink>
      <w:r>
        <w:rPr>
          <w:lang w:val="es-ES"/>
        </w:rPr>
        <w:t xml:space="preserve">) realizaron experimentos de sensibilidad tratando de identificar los factores actuando en el mantenimiento de la QS1. Encontraron que las condiciones térmico-orográficas sobre la Antártida no eran suficientes para explicar la QS1 de latitudes subpolares, por lo que concluyeron que </w:t>
      </w:r>
      <w:del w:id="17" w:author="Carolina Vera" w:date="2018-02-28T16:33:00Z">
        <w:r>
          <w:rPr>
            <w:lang w:val="es-ES"/>
          </w:rPr>
          <w:delText>los forzantes remotos deb</w:delText>
        </w:r>
      </w:del>
      <w:ins w:id="18" w:author="Carolina Vera" w:date="2018-02-28T16:33:00Z">
        <w:r>
          <w:rPr>
            <w:lang w:val="es-ES"/>
          </w:rPr>
          <w:t>los forzantes remotos debían</w:t>
        </w:r>
      </w:ins>
      <w:del w:id="19" w:author="Carolina Vera" w:date="2018-02-28T16:33:00Z">
        <w:r>
          <w:rPr>
            <w:lang w:val="es-ES"/>
          </w:rPr>
          <w:delText>e</w:delText>
        </w:r>
      </w:del>
      <w:r>
        <w:rPr>
          <w:lang w:val="es-ES"/>
        </w:rPr>
        <w:t xml:space="preserve">n jugar un papel importante. </w:t>
      </w:r>
      <w:r>
        <w:rPr>
          <w:lang w:val="es-ES"/>
          <w:rPrChange w:id="0" w:author="Carolina Vera" w:date="2018-02-28T15:59:00Z"/>
        </w:rPr>
        <w:t>Wang et al. (</w:t>
      </w:r>
      <w:hyperlink w:anchor="ref-Wang2013">
        <w:r>
          <w:rPr>
            <w:rStyle w:val="InternetLink"/>
            <w:lang w:val="es-ES"/>
          </w:rPr>
          <w:t>2013</w:t>
        </w:r>
      </w:hyperlink>
      <w:r>
        <w:rPr>
          <w:lang w:val="es-ES"/>
          <w:rPrChange w:id="0" w:author="Carolina Vera" w:date="2018-02-28T15:59:00Z"/>
        </w:rPr>
        <w:t>) encontraron que la destrucción y recuperación de la capa de ozono está asociada a un aumento y disminución de la actividad de onda plan</w:t>
      </w:r>
      <w:ins w:id="22" w:author="Carolina Vera" w:date="2018-02-28T16:33:00Z">
        <w:r>
          <w:rPr>
            <w:lang w:val="es-ES"/>
          </w:rPr>
          <w:t>e</w:t>
        </w:r>
      </w:ins>
      <w:r>
        <w:rPr>
          <w:lang w:val="es-ES"/>
          <w:rPrChange w:id="0" w:author="Carolina Vera" w:date="2018-02-28T15:59:00Z"/>
        </w:rPr>
        <w:t xml:space="preserve">taria respectivamente, pero su análisis no </w:t>
      </w:r>
      <w:del w:id="24" w:author="Carolina Vera" w:date="2018-02-28T16:34:00Z">
        <w:r>
          <w:rPr>
            <w:lang w:val="es-ES"/>
          </w:rPr>
          <w:delText xml:space="preserve">separa </w:delText>
        </w:r>
      </w:del>
      <w:ins w:id="25" w:author="Carolina Vera" w:date="2018-02-28T16:34:00Z">
        <w:r>
          <w:rPr>
            <w:lang w:val="es-ES"/>
          </w:rPr>
          <w:t>distingue en la actividad d</w:t>
        </w:r>
      </w:ins>
      <w:r>
        <w:rPr>
          <w:lang w:val="es-ES"/>
          <w:rPrChange w:id="0" w:author="Carolina Vera" w:date="2018-02-28T15:59:00Z"/>
        </w:rPr>
        <w:t>e</w:t>
      </w:r>
      <w:del w:id="27" w:author="Carolina Vera" w:date="2018-02-28T16:34:00Z">
        <w:r>
          <w:rPr>
            <w:lang w:val="es-ES"/>
          </w:rPr>
          <w:delText>ntre</w:delText>
        </w:r>
      </w:del>
      <w:r>
        <w:rPr>
          <w:lang w:val="es-ES"/>
          <w:rPrChange w:id="0" w:author="Carolina Vera" w:date="2018-02-28T15:59:00Z"/>
        </w:rPr>
        <w:t xml:space="preserve"> distintos números de onda. </w:t>
      </w:r>
      <w:del w:id="29" w:author="Carolina Vera" w:date="2018-02-28T16:34:00Z">
        <w:r>
          <w:rPr>
            <w:lang w:val="es-ES"/>
          </w:rPr>
          <w:delText>Cabe destacar que</w:delText>
        </w:r>
      </w:del>
      <w:ins w:id="30" w:author="Carolina Vera" w:date="2018-02-28T16:34:00Z">
        <w:r>
          <w:rPr>
            <w:lang w:val="es-ES"/>
          </w:rPr>
          <w:t>Por otra parte,</w:t>
        </w:r>
      </w:ins>
      <w:r>
        <w:rPr>
          <w:lang w:val="es-ES"/>
        </w:rPr>
        <w:t xml:space="preserve"> Hobbs y Raphael (</w:t>
      </w:r>
      <w:hyperlink w:anchor="ref-Hobbs2010">
        <w:r>
          <w:rPr>
            <w:rStyle w:val="InternetLink"/>
            <w:lang w:val="es-ES"/>
          </w:rPr>
          <w:t>2010</w:t>
        </w:r>
      </w:hyperlink>
      <w:r>
        <w:rPr>
          <w:lang w:val="es-ES"/>
        </w:rPr>
        <w:t xml:space="preserve">) pusieron en duda la utilidad de analizar la circulación del </w:t>
      </w:r>
      <w:del w:id="31" w:author="Carolina Vera" w:date="2018-02-28T16:34:00Z">
        <w:r>
          <w:rPr>
            <w:lang w:val="es-ES"/>
          </w:rPr>
          <w:delText>hemisferio sur</w:delText>
        </w:r>
      </w:del>
      <w:ins w:id="32" w:author="Carolina Vera" w:date="2018-02-28T16:41:00Z">
        <w:r>
          <w:rPr>
            <w:lang w:val="es-ES"/>
          </w:rPr>
          <w:t>HS</w:t>
        </w:r>
      </w:ins>
      <w:ins w:id="33" w:author="Carolina Vera" w:date="2018-02-28T16:34:00Z">
        <w:r>
          <w:rPr>
            <w:lang w:val="es-ES"/>
          </w:rPr>
          <w:t>HS</w:t>
        </w:r>
      </w:ins>
      <w:r>
        <w:rPr>
          <w:lang w:val="es-ES"/>
        </w:rPr>
        <w:t xml:space="preserve"> en ondas planetarias zonalmente simétricas y propusieron que </w:t>
      </w:r>
      <w:del w:id="34" w:author="Carolina Vera" w:date="2018-02-28T16:35:00Z">
        <w:r>
          <w:rPr>
            <w:lang w:val="es-ES"/>
          </w:rPr>
          <w:delText>ésta está</w:delText>
        </w:r>
      </w:del>
      <w:ins w:id="35" w:author="Carolina Vera" w:date="2018-02-28T16:35:00Z">
        <w:commentRangeStart w:id="6"/>
        <w:r>
          <w:rPr>
            <w:lang w:val="es-ES"/>
          </w:rPr>
          <w:t>estaría</w:t>
        </w:r>
      </w:ins>
      <w:r>
        <w:rPr>
          <w:lang w:val="es-ES"/>
        </w:rPr>
        <w:t xml:space="preserve"> mejor caracterizada </w:t>
      </w:r>
      <w:r>
        <w:rPr>
          <w:lang w:val="es-ES"/>
        </w:rPr>
      </w:r>
      <w:commentRangeEnd w:id="6"/>
      <w:r>
        <w:commentReference w:id="6"/>
      </w:r>
      <w:r>
        <w:rPr>
          <w:lang w:val="es-ES"/>
        </w:rPr>
        <w:t>por un par de antici</w:t>
      </w:r>
      <w:ins w:id="36" w:author="Carolina Vera" w:date="2018-02-28T16:34:00Z">
        <w:r>
          <w:rPr>
            <w:lang w:val="es-ES"/>
          </w:rPr>
          <w:t>c</w:t>
        </w:r>
      </w:ins>
      <w:r>
        <w:rPr>
          <w:lang w:val="es-ES"/>
        </w:rPr>
        <w:t>lones al sur de Nueva Zelanda y al sur de Sudamérica.</w:t>
      </w:r>
    </w:p>
    <w:p>
      <w:pPr>
        <w:pStyle w:val="TextBody"/>
        <w:rPr/>
      </w:pPr>
      <w:r>
        <w:rPr>
          <w:lang w:val="es-ES"/>
          <w:rPrChange w:id="0" w:author="Carolina Vera" w:date="2018-02-28T15:59:00Z"/>
        </w:rPr>
        <w:t>Cai et al. (</w:t>
      </w:r>
      <w:hyperlink w:anchor="ref-Cai1999">
        <w:r>
          <w:rPr>
            <w:rStyle w:val="InternetLink"/>
            <w:lang w:val="es-ES"/>
          </w:rPr>
          <w:t>1999</w:t>
        </w:r>
      </w:hyperlink>
      <w:r>
        <w:rPr>
          <w:lang w:val="es-ES"/>
          <w:rPrChange w:id="0" w:author="Carolina Vera" w:date="2018-02-28T15:59:00Z"/>
        </w:rPr>
        <w:t xml:space="preserve">) evaluaron la habilidad del modelo CSIRO para representar la QS3 y encontraron que proporcionaba una representación adecuada de la misma. </w:t>
      </w:r>
      <w:r>
        <w:rPr>
          <w:lang w:val="es-ES"/>
        </w:rPr>
        <w:t>Raphael (</w:t>
      </w:r>
      <w:hyperlink w:anchor="ref-Raphael1998">
        <w:r>
          <w:rPr>
            <w:rStyle w:val="InternetLink"/>
            <w:lang w:val="es-ES"/>
          </w:rPr>
          <w:t>1998</w:t>
        </w:r>
      </w:hyperlink>
      <w:r>
        <w:rPr>
          <w:lang w:val="es-ES"/>
        </w:rPr>
        <w:t xml:space="preserve">) examinó la QS3 en el modelo CCM del NCAR (versiones 1 y 3) y encontró diferencias en cómo cada versión simulaba la QS3, siendo los resultados sensibles al grado de representación del modelo tanto de la interacción mar-atmósfera como de las condiciones de hielo marino en las zonas polares. Este es un resultado importante ya que a pesar de que la QS3 puede desarrollarse solamente por la dinámica interna de la atmósfera (ej. </w:t>
      </w:r>
      <w:r>
        <w:rPr>
          <w:lang w:val="es-ES"/>
          <w:rPrChange w:id="0" w:author="Carolina Vera" w:date="2018-02-28T15:59:00Z"/>
        </w:rPr>
        <w:t xml:space="preserve">Simpson et al., </w:t>
      </w:r>
      <w:hyperlink w:anchor="ref-Simpson2013">
        <w:r>
          <w:rPr>
            <w:rStyle w:val="InternetLink"/>
            <w:lang w:val="es-ES"/>
          </w:rPr>
          <w:t>2013</w:t>
        </w:r>
      </w:hyperlink>
      <w:r>
        <w:rPr>
          <w:lang w:val="es-ES"/>
          <w:rPrChange w:id="0" w:author="Carolina Vera" w:date="2018-02-28T15:59:00Z"/>
        </w:rPr>
        <w:t xml:space="preserve">), </w:t>
      </w:r>
      <w:del w:id="41" w:author="Carolina Vera" w:date="2018-02-28T16:36:00Z">
        <w:r>
          <w:rPr>
            <w:lang w:val="es-ES"/>
          </w:rPr>
          <w:delText xml:space="preserve">estos trabajos muestran que los modelos pueden reproducirla y que </w:delText>
        </w:r>
      </w:del>
      <w:r>
        <w:rPr>
          <w:lang w:val="es-ES"/>
          <w:rPrChange w:id="0" w:author="Carolina Vera" w:date="2018-02-28T15:59:00Z"/>
        </w:rPr>
        <w:t xml:space="preserve">existen evidencias de que las condiciones superficiales pueden influenciar su actividad. </w:t>
      </w:r>
      <w:r>
        <w:rPr>
          <w:lang w:val="es-ES"/>
        </w:rPr>
        <w:t>Asimismo, Raphael (</w:t>
      </w:r>
      <w:hyperlink w:anchor="ref-Raphael2003">
        <w:r>
          <w:rPr>
            <w:rStyle w:val="InternetLink"/>
            <w:lang w:val="es-ES"/>
          </w:rPr>
          <w:t>2003</w:t>
        </w:r>
      </w:hyperlink>
      <w:r>
        <w:rPr>
          <w:lang w:val="es-ES"/>
        </w:rPr>
        <w:t xml:space="preserve">) encontró importantes variaciones interanuales experimentadas por la QS3 entre 1958 y 1996, aparentemente relacionadas con variaciones en la frecuencia del ENSO, que también influenciaron las asimetrías del SAM (Fogt et al., </w:t>
      </w:r>
      <w:hyperlink w:anchor="ref-Fogt2012">
        <w:r>
          <w:rPr>
            <w:rStyle w:val="InternetLink"/>
            <w:lang w:val="es-ES"/>
          </w:rPr>
          <w:t>2012</w:t>
        </w:r>
      </w:hyperlink>
      <w:r>
        <w:rPr>
          <w:lang w:val="es-ES"/>
        </w:rPr>
        <w:t>).</w:t>
      </w:r>
    </w:p>
    <w:p>
      <w:pPr>
        <w:pStyle w:val="TextBody"/>
        <w:rPr>
          <w:lang w:val="es-AR"/>
        </w:rPr>
      </w:pPr>
      <w:r>
        <w:rPr>
          <w:lang w:val="es-ES"/>
        </w:rPr>
        <w:t>En consecuencia</w:t>
      </w:r>
      <w:ins w:id="43" w:author="Carolina Vera" w:date="2018-02-28T16:37:00Z">
        <w:r>
          <w:rPr>
            <w:lang w:val="es-ES"/>
          </w:rPr>
          <w:t>,</w:t>
        </w:r>
      </w:ins>
      <w:r>
        <w:rPr>
          <w:lang w:val="es-ES"/>
        </w:rPr>
        <w:t xml:space="preserve"> el objetivo general de </w:t>
      </w:r>
      <w:del w:id="44" w:author="Leandro" w:date="2018-03-02T09:58:00Z">
        <w:r>
          <w:rPr>
            <w:lang w:val="es-ES"/>
          </w:rPr>
          <w:delText>este plan</w:delText>
        </w:r>
      </w:del>
      <w:ins w:id="45" w:author="Leandro" w:date="2018-03-02T09:58:00Z">
        <w:r>
          <w:rPr>
            <w:lang w:val="es-ES"/>
          </w:rPr>
          <w:t>esta tesis</w:t>
        </w:r>
      </w:ins>
      <w:r>
        <w:rPr>
          <w:lang w:val="es-ES"/>
        </w:rPr>
        <w:t xml:space="preserve"> es entender los mecanismos que explican el desarrollo de la QS3 en la circulación del HS</w:t>
      </w:r>
      <w:r>
        <w:rPr>
          <w:lang w:val="es-AR"/>
          <w:rPrChange w:id="0" w:author="Carolina Vera" w:date="2018-02-28T16:37:00Z">
            <w:rPr>
              <w:lang w:val="es-ES"/>
            </w:rPr>
          </w:rPrChange>
        </w:rPr>
        <w:t xml:space="preserve">. </w:t>
      </w:r>
      <w:r>
        <w:rPr>
          <w:lang w:val="es-AR"/>
          <w:rPrChange w:id="0" w:author="Carolina Vera" w:date="2018-02-28T16:37:00Z"/>
        </w:rPr>
        <w:t>Los objetivos particulares son</w:t>
      </w:r>
    </w:p>
    <w:p>
      <w:pPr>
        <w:pStyle w:val="Compact"/>
        <w:numPr>
          <w:ilvl w:val="0"/>
          <w:numId w:val="1"/>
        </w:numPr>
        <w:rPr>
          <w:lang w:val="es-ES"/>
        </w:rPr>
      </w:pPr>
      <w:r>
        <w:rPr>
          <w:lang w:val="es-ES"/>
        </w:rPr>
        <w:t>caracterizar la climatología de la QS3,</w:t>
      </w:r>
    </w:p>
    <w:p>
      <w:pPr>
        <w:pStyle w:val="Compact"/>
        <w:numPr>
          <w:ilvl w:val="0"/>
          <w:numId w:val="1"/>
        </w:numPr>
        <w:rPr>
          <w:lang w:val="es-ES"/>
        </w:rPr>
      </w:pPr>
      <w:r>
        <w:rPr>
          <w:lang w:val="es-ES"/>
        </w:rPr>
        <w:t>explorar la influencia de las condiciones oceánicas superficiales tanto en los trópicos como en los extratrópicos sobre la actividad de la QS3,</w:t>
      </w:r>
    </w:p>
    <w:p>
      <w:pPr>
        <w:pStyle w:val="Compact"/>
        <w:numPr>
          <w:ilvl w:val="0"/>
          <w:numId w:val="1"/>
        </w:numPr>
        <w:rPr>
          <w:lang w:val="es-ES"/>
        </w:rPr>
      </w:pPr>
      <w:r>
        <w:rPr>
          <w:lang w:val="es-ES"/>
        </w:rPr>
        <w:t>explorar la sensibilidad de la QS3 en general a las condiciones superficie.</w:t>
      </w:r>
    </w:p>
    <w:p>
      <w:pPr>
        <w:pStyle w:val="Heading1"/>
        <w:rPr>
          <w:lang w:val="es-ES"/>
        </w:rPr>
      </w:pPr>
      <w:bookmarkStart w:id="2" w:name="datos-y-metodologias"/>
      <w:bookmarkEnd w:id="2"/>
      <w:r>
        <w:rPr>
          <w:lang w:val="es-ES"/>
        </w:rPr>
        <w:t>Datos y Metodologías</w:t>
      </w:r>
    </w:p>
    <w:p>
      <w:pPr>
        <w:pStyle w:val="FirstParagraph"/>
        <w:rPr>
          <w:lang w:val="es-ES"/>
        </w:rPr>
      </w:pPr>
      <w:r>
        <w:rPr>
          <w:lang w:val="es-ES"/>
        </w:rPr>
        <w:t>En este capítulo se describen los datos utilizados en la presente investigación y las metodologías que se aplicaron.</w:t>
      </w:r>
    </w:p>
    <w:p>
      <w:pPr>
        <w:pStyle w:val="Heading2"/>
        <w:rPr>
          <w:lang w:val="es-ES"/>
        </w:rPr>
      </w:pPr>
      <w:bookmarkStart w:id="3" w:name="datos-y-modelo"/>
      <w:bookmarkEnd w:id="3"/>
      <w:r>
        <w:rPr>
          <w:lang w:val="es-ES"/>
        </w:rPr>
        <w:t>Datos y modelo</w:t>
      </w:r>
    </w:p>
    <w:p>
      <w:pPr>
        <w:pStyle w:val="FirstParagraph"/>
        <w:rPr/>
      </w:pPr>
      <w:r>
        <w:rPr>
          <w:lang w:val="es-ES"/>
        </w:rPr>
        <w:t xml:space="preserve">Se utilizaron datos mensuales de altura geopotencial, temperatura, viento zonal, viento meridional y función corriente provenientes del Reanálisis NCEP/NCAR (Kalnay et al., </w:t>
      </w:r>
      <w:hyperlink w:anchor="ref-Kalnay1996">
        <w:r>
          <w:rPr>
            <w:rStyle w:val="InternetLink"/>
            <w:lang w:val="es-ES"/>
          </w:rPr>
          <w:t>1996</w:t>
        </w:r>
      </w:hyperlink>
      <w:r>
        <w:rPr>
          <w:lang w:val="es-ES"/>
        </w:rPr>
        <w:t>) (de aquí en adelante</w:t>
      </w:r>
      <w:ins w:id="48" w:author="Carolina Vera" w:date="2018-02-28T16:54:00Z">
        <w:r>
          <w:rPr>
            <w:lang w:val="es-ES"/>
          </w:rPr>
          <w:t xml:space="preserve"> datos</w:t>
        </w:r>
      </w:ins>
      <w:r>
        <w:rPr>
          <w:lang w:val="es-ES"/>
        </w:rPr>
        <w:t xml:space="preserve"> NCEP) entre enero de 1985 y diciembre de 2015. Los mismos poseen una resolución de 2.5° en longitud y latitud y 17 niveles verticales entre 1000hPa y 10hPa. A partir de los datos mensuales se calcularon las medias estacionales definidas a partir de las estaciones climatológicas del </w:t>
      </w:r>
      <w:del w:id="49" w:author="Carolina Vera" w:date="2018-02-28T16:41:00Z">
        <w:r>
          <w:rPr>
            <w:lang w:val="es-ES"/>
          </w:rPr>
          <w:delText>hemisferio sur</w:delText>
        </w:r>
      </w:del>
      <w:ins w:id="50" w:author="Carolina Vera" w:date="2018-02-28T16:41:00Z">
        <w:r>
          <w:rPr>
            <w:lang w:val="es-ES"/>
          </w:rPr>
          <w:t>HS</w:t>
        </w:r>
      </w:ins>
      <w:r>
        <w:rPr>
          <w:lang w:val="es-ES"/>
        </w:rPr>
        <w:t>.</w:t>
      </w:r>
    </w:p>
    <w:p>
      <w:pPr>
        <w:pStyle w:val="TextBody"/>
        <w:rPr/>
      </w:pPr>
      <w:r>
        <w:rPr>
          <w:lang w:val="es-ES"/>
        </w:rPr>
        <w:t xml:space="preserve">Se utilizó el modelo SPEEDY del ICTP (Molteni, </w:t>
      </w:r>
      <w:hyperlink w:anchor="ref-Molteni2003">
        <w:r>
          <w:rPr>
            <w:rStyle w:val="InternetLink"/>
            <w:lang w:val="es-ES"/>
          </w:rPr>
          <w:t>2003</w:t>
        </w:r>
      </w:hyperlink>
      <w:r>
        <w:rPr>
          <w:lang w:val="es-ES"/>
        </w:rPr>
        <w:t>) para realizar corridas de sensibilidad de la QS3 a diferentes condiciones (descriptas en el Capítulo </w:t>
      </w:r>
      <w:ins w:id="51" w:author="Carolina Vera" w:date="2018-02-28T16:42:00Z">
        <w:r>
          <w:rPr>
            <w:lang w:val="es-ES"/>
          </w:rPr>
          <w:t>5</w:t>
        </w:r>
      </w:ins>
      <w:r>
        <w:rPr>
          <w:lang w:val="es-ES"/>
        </w:rPr>
        <w:t xml:space="preserve">). El modelo SPEEDY </w:t>
      </w:r>
      <w:ins w:id="52" w:author="Carolina Vera" w:date="2018-02-28T16:43:00Z">
        <w:r>
          <w:rPr>
            <w:lang w:val="es-ES"/>
          </w:rPr>
          <w:t>(Referencia?</w:t>
        </w:r>
      </w:ins>
      <w:ins w:id="53" w:author="Carolina Vera" w:date="2018-02-28T16:44:00Z">
        <w:r>
          <w:rPr>
            <w:lang w:val="es-ES"/>
          </w:rPr>
          <w:t xml:space="preserve"> Pone la que pone Barreiro</w:t>
        </w:r>
      </w:ins>
      <w:ins w:id="54" w:author="Carolina Vera" w:date="2018-02-28T16:43:00Z">
        <w:r>
          <w:rPr>
            <w:lang w:val="es-ES"/>
          </w:rPr>
          <w:t xml:space="preserve">) </w:t>
        </w:r>
      </w:ins>
      <w:r>
        <w:rPr>
          <w:lang w:val="es-ES"/>
        </w:rPr>
        <w:t>es un modelo de complejidad intermedia basado en ecuaciones primitivas espectrales y parametrizaciones simplificadas. En su versión 41, posee una resolución horizontal espectral de T30 (3,75° en longitud y latitud y 8 niveles verticales entre 925hPa y 30hPa. El modelo incluye parametrizaciones de las diferentes formas de convección, radiación, flujos y difusión vertical.</w:t>
      </w:r>
    </w:p>
    <w:p>
      <w:pPr>
        <w:pStyle w:val="TextBody"/>
        <w:rPr>
          <w:lang w:val="es-ES"/>
          <w:del w:id="55" w:author="Leandro" w:date="2018-03-02T10:07:00Z"/>
        </w:rPr>
      </w:pPr>
      <w:r>
        <w:rPr>
          <w:lang w:val="es-ES"/>
        </w:rPr>
        <w:t>Una primera gran limitación de SPEEDY es su pobre representación de la estratósfera. El más alto de sus 8 niveles está en 30hPa y al ser la tapa del modelo, que tiene una “esponja” para evitar la propagación de ondas de gravedad, no es un nivel con información confiable. Esto limita seriamente la posibilidad de describir numéricamente lo que ocurre en la estratosfera, como por ejemplo la dinámica del vórtice polar.</w:t>
      </w:r>
    </w:p>
    <w:p>
      <w:pPr>
        <w:pStyle w:val="TextBody"/>
        <w:rPr/>
      </w:pPr>
      <w:r>
        <w:rPr>
          <w:lang w:val="es-ES"/>
        </w:rPr>
        <w:t>Sin embargo</w:t>
      </w:r>
      <w:ins w:id="56" w:author="Carolina Vera" w:date="2018-02-28T16:44:00Z">
        <w:r>
          <w:rPr>
            <w:lang w:val="es-ES"/>
          </w:rPr>
          <w:t>,</w:t>
        </w:r>
      </w:ins>
      <w:r>
        <w:rPr>
          <w:lang w:val="es-ES"/>
        </w:rPr>
        <w:t xml:space="preserve"> por su bajo costo computacional y su buen desempeño para simular ciertas características globales de interés para Sudamérica (Barreiro et al., </w:t>
      </w:r>
      <w:hyperlink w:anchor="ref-Barreiro2014">
        <w:r>
          <w:rPr>
            <w:rStyle w:val="InternetLink"/>
            <w:lang w:val="es-ES"/>
          </w:rPr>
          <w:t>2014</w:t>
        </w:r>
      </w:hyperlink>
      <w:r>
        <w:rPr>
          <w:lang w:val="es-ES"/>
        </w:rPr>
        <w:t>) se decidió utilizarlo en este trabajo.</w:t>
      </w:r>
    </w:p>
    <w:p>
      <w:pPr>
        <w:pStyle w:val="Heading2"/>
        <w:rPr>
          <w:lang w:val="es-ES"/>
        </w:rPr>
      </w:pPr>
      <w:bookmarkStart w:id="4" w:name="metodologia"/>
      <w:bookmarkEnd w:id="4"/>
      <w:r>
        <w:rPr>
          <w:lang w:val="es-ES"/>
        </w:rPr>
        <w:t>Metodología</w:t>
      </w:r>
    </w:p>
    <w:p>
      <w:pPr>
        <w:pStyle w:val="FirstParagraph"/>
        <w:rPr>
          <w:lang w:val="es-ES"/>
        </w:rPr>
      </w:pPr>
      <w:r>
        <w:rPr>
          <w:lang w:val="es-ES"/>
        </w:rPr>
        <w:t xml:space="preserve">Muchas variables atmosféricas varían con la longitud en menor medida que con la latitud o la altura. Resulta entonces natural descomponer cualquier variable </w:t>
      </w:r>
      <w:r>
        <w:rPr>
          <w:lang w:val="es-ES"/>
        </w:rPr>
      </w:r>
      <m:oMath xmlns:m="http://schemas.openxmlformats.org/officeDocument/2006/math">
        <m:sSub>
          <m:e>
            <m:r>
              <w:rPr>
                <w:rFonts w:ascii="Cambria Math" w:hAnsi="Cambria Math"/>
              </w:rPr>
              <m:t xml:space="preserve">ϕ</m:t>
            </m:r>
          </m:e>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m:t>
                </m:r>
              </m:e>
            </m:d>
          </m:sub>
        </m:sSub>
      </m:oMath>
      <w:r>
        <w:rPr>
          <w:lang w:val="es-ES"/>
        </w:rPr>
        <w:t xml:space="preserve"> en un promedio zonal y las desviaciones con respecto al mismo según:</w:t>
      </w:r>
    </w:p>
    <w:p>
      <w:pPr>
        <w:pStyle w:val="TextBody"/>
        <w:rPr/>
      </w:pPr>
      <w:r>
        <w:rPr/>
      </w:r>
      <m:oMath xmlns:m="http://schemas.openxmlformats.org/officeDocument/2006/math">
        <m:sSub>
          <m:e>
            <m:r>
              <w:rPr>
                <w:rFonts w:ascii="Cambria Math" w:hAnsi="Cambria Math"/>
              </w:rPr>
              <m:t xml:space="preserve">ϕ</m:t>
            </m:r>
          </m:e>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t</m:t>
                </m:r>
              </m:e>
            </m:d>
          </m:sub>
        </m:sSub>
        <m:r>
          <w:rPr>
            <w:rFonts w:ascii="Cambria Math" w:hAnsi="Cambria Math"/>
          </w:rPr>
          <m:t xml:space="preserve">=</m:t>
        </m:r>
      </m:oMath>
    </w:p>
    <w:p>
      <w:pPr>
        <w:pStyle w:val="FirstParagraph"/>
        <w:rPr>
          <w:lang w:val="es-ES"/>
          <w:del w:id="59" w:author="Carolina Vera" w:date="2018-02-28T16:47:00Z"/>
        </w:rPr>
      </w:pPr>
      <w:r>
        <w:rPr>
          <w:lang w:val="es-ES"/>
        </w:rPr>
        <w:t>donde los corchetes indican el promedio zonal y el aster</w:t>
      </w:r>
      <w:ins w:id="57" w:author="Carolina Vera" w:date="2018-02-28T16:45:00Z">
        <w:r>
          <w:rPr>
            <w:lang w:val="es-ES"/>
          </w:rPr>
          <w:t>i</w:t>
        </w:r>
      </w:ins>
      <w:del w:id="58" w:author="Carolina Vera" w:date="2018-02-28T16:45:00Z">
        <w:r>
          <w:rPr>
            <w:lang w:val="es-ES"/>
          </w:rPr>
          <w:delText>í</w:delText>
        </w:r>
      </w:del>
      <w:r>
        <w:rPr>
          <w:lang w:val="es-ES"/>
        </w:rPr>
        <w:t xml:space="preserve">sco indica el desvío con respecto al mismo. </w:t>
      </w:r>
      <w:r>
        <w:rPr>
          <w:lang w:val="es-ES"/>
        </w:rPr>
      </w:r>
      <m:oMath xmlns:m="http://schemas.openxmlformats.org/officeDocument/2006/math">
        <m:d>
          <m:dPr>
            <m:begChr m:val="["/>
            <m:endChr m:val="]"/>
          </m:dPr>
          <m:e>
            <m:r>
              <w:rPr>
                <w:rFonts w:ascii="Cambria Math" w:hAnsi="Cambria Math"/>
              </w:rPr>
              <m:t xml:space="preserve">ϕ</m:t>
            </m:r>
          </m:e>
        </m:d>
      </m:oMath>
      <w:r>
        <w:rPr>
          <w:lang w:val="es-ES"/>
        </w:rPr>
        <w:t xml:space="preserve"> representa la condición simétrica zonal de esa variabe en cuestión y es independiente de la longitud mientras que </w:t>
      </w:r>
      <w:r>
        <w:rPr>
          <w:lang w:val="es-ES"/>
        </w:rPr>
      </w:r>
      <m:oMath xmlns:m="http://schemas.openxmlformats.org/officeDocument/2006/math">
        <m:sSup>
          <m:e>
            <m:r>
              <w:rPr>
                <w:rFonts w:ascii="Cambria Math" w:hAnsi="Cambria Math"/>
              </w:rPr>
              <m:t xml:space="preserve">ϕ</m:t>
            </m:r>
          </m:e>
          <m:sup/>
        </m:sSup>
      </m:oMath>
      <w:r>
        <w:rPr>
          <w:lang w:val="es-ES"/>
        </w:rPr>
        <w:t xml:space="preserve"> representa su componente asimétrica (que será estacionaria en el caso de considerar el valor medio climatológico).  </w:t>
      </w:r>
    </w:p>
    <w:p>
      <w:pPr>
        <w:pStyle w:val="FirstParagraph"/>
        <w:rPr/>
      </w:pPr>
      <w:r>
        <w:rPr>
          <w:lang w:val="es-ES"/>
        </w:rPr>
        <w:t>Se</w:t>
      </w:r>
      <w:ins w:id="60" w:author="Unknown Author" w:date="2018-03-08T22:28:20Z">
        <w:r>
          <w:rPr>
            <w:lang w:val="es-ES"/>
          </w:rPr>
          <w:t xml:space="preserve"> </w:t>
        </w:r>
      </w:ins>
      <w:r>
        <w:rPr>
          <w:lang w:val="es-ES"/>
        </w:rPr>
        <w:t xml:space="preserve">denomina ondas cuasiestacionarias (QS) </w:t>
      </w:r>
      <w:ins w:id="61" w:author="Carolina Vera" w:date="2018-02-28T16:52:00Z">
        <w:r>
          <w:rPr>
            <w:lang w:val="es-ES"/>
          </w:rPr>
          <w:t>a aquellas</w:t>
        </w:r>
      </w:ins>
      <w:ins w:id="62" w:author="Carolina Vera" w:date="2018-02-28T16:48:00Z">
        <w:r>
          <w:rPr>
            <w:lang w:val="es-ES"/>
          </w:rPr>
          <w:t xml:space="preserve"> </w:t>
        </w:r>
      </w:ins>
      <w:ins w:id="63" w:author="Carolina Vera" w:date="2018-02-28T16:48:00Z">
        <w:commentRangeStart w:id="7"/>
        <w:r>
          <w:rPr>
            <w:lang w:val="es-ES"/>
          </w:rPr>
          <w:t>xxxx</w:t>
        </w:r>
      </w:ins>
      <w:r>
        <w:rPr>
          <w:lang w:val="es-ES"/>
        </w:rPr>
      </w:r>
      <w:ins w:id="64" w:author="Carolina Vera" w:date="2018-02-28T16:48:00Z">
        <w:commentRangeEnd w:id="7"/>
        <w:r>
          <w:commentReference w:id="7"/>
        </w:r>
        <w:r>
          <w:rPr>
            <w:lang w:val="es-ES"/>
          </w:rPr>
          <w:t xml:space="preserve">. </w:t>
        </w:r>
      </w:ins>
      <w:r>
        <w:rPr>
          <w:lang w:val="es-ES"/>
        </w:rPr>
        <w:t xml:space="preserve">Las mismas representan </w:t>
      </w:r>
      <w:commentRangeStart w:id="8"/>
      <w:r>
        <w:rPr>
          <w:lang w:val="es-ES"/>
        </w:rPr>
        <w:t xml:space="preserve">una parte impootante de los flujos </w:t>
      </w:r>
      <w:r>
        <w:rPr>
          <w:lang w:val="es-ES"/>
        </w:rPr>
      </w:r>
      <w:commentRangeEnd w:id="8"/>
      <w:r>
        <w:commentReference w:id="8"/>
      </w:r>
      <w:r>
        <w:rPr>
          <w:lang w:val="es-ES"/>
        </w:rPr>
        <w:t>meridionales de calor y cantidad de movimiento junto con las ondas trans</w:t>
      </w:r>
      <w:del w:id="65" w:author="Carolina Vera" w:date="2018-02-28T16:49:00Z">
        <w:r>
          <w:rPr>
            <w:lang w:val="es-ES"/>
          </w:rPr>
          <w:delText>c</w:delText>
        </w:r>
      </w:del>
      <w:r>
        <w:rPr>
          <w:lang w:val="es-ES"/>
        </w:rPr>
        <w:t xml:space="preserve">ientes (James, </w:t>
      </w:r>
      <w:hyperlink w:anchor="ref-James">
        <w:r>
          <w:rPr>
            <w:rStyle w:val="InternetLink"/>
            <w:lang w:val="es-ES"/>
          </w:rPr>
          <w:t>1994</w:t>
        </w:r>
      </w:hyperlink>
      <w:r>
        <w:rPr>
          <w:lang w:val="es-ES"/>
        </w:rPr>
        <w:t>) y en gran medida son forzadas por forzantes superficales como orografía y contrastes de temperatura así como por interacciones con los trans</w:t>
      </w:r>
      <w:del w:id="66" w:author="Leandro" w:date="2018-03-02T10:09:00Z">
        <w:r>
          <w:rPr>
            <w:lang w:val="es-ES"/>
          </w:rPr>
          <w:delText>c</w:delText>
        </w:r>
      </w:del>
      <w:r>
        <w:rPr>
          <w:lang w:val="es-ES"/>
        </w:rPr>
        <w:t xml:space="preserve">ientes (Rao et al., </w:t>
      </w:r>
      <w:hyperlink w:anchor="ref-Rao2004">
        <w:r>
          <w:rPr>
            <w:rStyle w:val="InternetLink"/>
            <w:lang w:val="es-ES"/>
          </w:rPr>
          <w:t>2004</w:t>
        </w:r>
      </w:hyperlink>
      <w:r>
        <w:rPr>
          <w:lang w:val="es-ES"/>
        </w:rPr>
        <w:t>).</w:t>
      </w:r>
    </w:p>
    <w:p>
      <w:pPr>
        <w:pStyle w:val="TextBody"/>
        <w:rPr>
          <w:lang w:val="es-ES"/>
        </w:rPr>
      </w:pPr>
      <w:r>
        <w:rPr>
          <w:lang w:val="es-ES"/>
        </w:rPr>
        <w:t>En este trabajo las anomalías zonales se calcularon para cada círculo de latitud como la diferencia entre el valor de la variable en una determinada longitud y su promedio zonal.</w:t>
      </w:r>
    </w:p>
    <w:p>
      <w:pPr>
        <w:pStyle w:val="TextBody"/>
        <w:rPr>
          <w:lang w:val="es-ES"/>
        </w:rPr>
      </w:pPr>
      <w:r>
        <w:rPr>
          <w:lang w:val="es-ES"/>
        </w:rPr>
        <w:t xml:space="preserve">La descripción de las QS a partir de Fourier puede realizarse ya sea descomponiendo los campos medios climatológicos (de aquí en adelante </w:t>
      </w:r>
      <w:r>
        <w:rPr>
          <w:i/>
          <w:lang w:val="es-ES"/>
        </w:rPr>
        <w:t>método AM</w:t>
      </w:r>
      <w:r>
        <w:rPr>
          <w:lang w:val="es-ES"/>
        </w:rPr>
        <w:t xml:space="preserve">, por </w:t>
      </w:r>
      <w:r>
        <w:rPr>
          <w:i/>
          <w:lang w:val="es-ES"/>
        </w:rPr>
        <w:t>A</w:t>
      </w:r>
      <w:r>
        <w:rPr>
          <w:lang w:val="es-ES"/>
        </w:rPr>
        <w:t xml:space="preserve">mplitud de la </w:t>
      </w:r>
      <w:r>
        <w:rPr>
          <w:i/>
          <w:lang w:val="es-ES"/>
        </w:rPr>
        <w:t>M</w:t>
      </w:r>
      <w:r>
        <w:rPr>
          <w:lang w:val="es-ES"/>
        </w:rPr>
        <w:t xml:space="preserve">edia) o calculando el promedio de la descomposición de los campos instantáneos –mensuales, en este caso– (de aquí en adelante </w:t>
      </w:r>
      <w:r>
        <w:rPr>
          <w:i/>
          <w:lang w:val="es-ES"/>
        </w:rPr>
        <w:t>método MA</w:t>
      </w:r>
      <w:r>
        <w:rPr>
          <w:lang w:val="es-ES"/>
        </w:rPr>
        <w:t xml:space="preserve">, por </w:t>
      </w:r>
      <w:r>
        <w:rPr>
          <w:i/>
          <w:lang w:val="es-ES"/>
        </w:rPr>
        <w:t>M</w:t>
      </w:r>
      <w:r>
        <w:rPr>
          <w:lang w:val="es-ES"/>
        </w:rPr>
        <w:t xml:space="preserve">edia de la </w:t>
      </w:r>
      <w:r>
        <w:rPr>
          <w:i/>
          <w:lang w:val="es-ES"/>
        </w:rPr>
        <w:t>A</w:t>
      </w:r>
      <w:r>
        <w:rPr>
          <w:lang w:val="es-ES"/>
        </w:rPr>
        <w:t xml:space="preserve">mplitud instantánea). </w:t>
      </w:r>
      <w:commentRangeStart w:id="9"/>
      <w:r>
        <w:rPr>
          <w:lang w:val="es-ES"/>
        </w:rPr>
        <w:t xml:space="preserve">Si bien pueden dar resultados similares, </w:t>
      </w:r>
      <w:ins w:id="67" w:author="Carolina Vera" w:date="2018-02-28T16:53:00Z">
        <w:r>
          <w:rPr>
            <w:lang w:val="es-ES"/>
          </w:rPr>
          <w:t xml:space="preserve">como se verá más adelante, </w:t>
        </w:r>
      </w:ins>
      <w:r>
        <w:rPr>
          <w:lang w:val="es-ES"/>
        </w:rPr>
        <w:t>ambas estrategias brindan distinta información.</w:t>
      </w:r>
      <w:commentRangeEnd w:id="9"/>
      <w:r>
        <w:commentReference w:id="9"/>
      </w:r>
      <w:r>
        <w:rPr>
          <w:lang w:val="es-ES"/>
        </w:rPr>
      </w:r>
    </w:p>
    <w:p>
      <w:pPr>
        <w:pStyle w:val="TextBody"/>
        <w:rPr>
          <w:lang w:val="es-ES"/>
        </w:rPr>
      </w:pPr>
      <w:r>
        <w:rPr>
          <w:lang w:val="es-ES"/>
        </w:rPr>
        <w:t>Resulta evidente que a partir del método AM se obtiene una descripción de las ondas presentes en los campos medios y que sobreviven a la interferencia destructiva del promedio temporal, brindando información sobre las ondas estacionarias. El método MA, en cambio, indica las propiedades medias de las ondas planetarias independientemente de su fase, mezclando información de las anomalías zonales instantáneas que no necesariamente son estacionarias.</w:t>
      </w:r>
    </w:p>
    <w:p>
      <w:pPr>
        <w:pStyle w:val="TextBody"/>
        <w:rPr>
          <w:lang w:val="es-ES"/>
        </w:rPr>
      </w:pPr>
      <w:r>
        <w:rPr>
          <w:lang w:val="es-ES"/>
        </w:rPr>
        <w:t xml:space="preserve">Utilizando los datos NCEP, no se encontraron </w:t>
      </w:r>
      <w:commentRangeStart w:id="10"/>
      <w:r>
        <w:rPr>
          <w:lang w:val="es-ES"/>
        </w:rPr>
        <w:t>diferencias importantes entre ambas metodologías, por lo que se muestran en general los resultados sólo del método AM (excepto que se indique lo contrario).</w:t>
      </w:r>
      <w:commentRangeEnd w:id="10"/>
      <w:r>
        <w:commentReference w:id="10"/>
      </w:r>
      <w:r>
        <w:rPr>
          <w:lang w:val="es-ES"/>
        </w:rPr>
      </w:r>
    </w:p>
    <w:p>
      <w:pPr>
        <w:pStyle w:val="TextBody"/>
        <w:rPr>
          <w:lang w:val="es-ES"/>
          <w:del w:id="68" w:author="Leandro" w:date="2018-03-02T10:15:00Z"/>
        </w:rPr>
      </w:pPr>
      <w:r>
        <w:rPr>
          <w:lang w:val="es-ES"/>
        </w:rPr>
        <w:t xml:space="preserve">Para la descomposición de los campos de geopotencial en modos de Fourier se utilizó la función </w:t>
      </w:r>
      <w:r>
        <w:rPr>
          <w:rStyle w:val="VerbatimChar"/>
          <w:lang w:val="es-ES"/>
        </w:rPr>
        <w:t>FitQsWave()</w:t>
      </w:r>
      <w:r>
        <w:rPr>
          <w:lang w:val="es-ES"/>
        </w:rPr>
        <w:t xml:space="preserve"> del paquete </w:t>
      </w:r>
      <w:r>
        <w:rPr>
          <w:rStyle w:val="VerbatimChar"/>
          <w:lang w:val="es-ES"/>
        </w:rPr>
        <w:t>metR</w:t>
      </w:r>
      <w:r>
        <w:rPr>
          <w:lang w:val="es-ES"/>
        </w:rPr>
        <w:t xml:space="preserve"> (Campitelli, </w:t>
      </w:r>
      <w:hyperlink w:anchor="ref-R-metR">
        <w:r>
          <w:rPr>
            <w:rStyle w:val="InternetLink"/>
            <w:lang w:val="es-ES"/>
          </w:rPr>
          <w:t>2017</w:t>
        </w:r>
      </w:hyperlink>
      <w:r>
        <w:rPr>
          <w:lang w:val="es-ES"/>
        </w:rPr>
        <w:t>).</w:t>
      </w:r>
    </w:p>
    <w:p>
      <w:pPr>
        <w:pStyle w:val="TextBody"/>
        <w:rPr/>
      </w:pPr>
      <w:r>
        <w:rPr>
          <w:lang w:val="es-ES"/>
        </w:rPr>
        <w:t xml:space="preserve">En la descomposición de Fourier, el estudio de la fase requiere un tratamiento especial ya que se trata de una variable circular. Para el cálculo de estadísticas circulares se </w:t>
      </w:r>
      <w:del w:id="69" w:author="Carolina Vera" w:date="2018-02-28T16:55:00Z">
        <w:r>
          <w:rPr>
            <w:lang w:val="es-ES"/>
          </w:rPr>
          <w:delText xml:space="preserve">se </w:delText>
        </w:r>
      </w:del>
      <w:r>
        <w:rPr>
          <w:lang w:val="es-ES"/>
        </w:rPr>
        <w:t xml:space="preserve">utilizó el paquete </w:t>
      </w:r>
      <w:r>
        <w:rPr>
          <w:rStyle w:val="VerbatimChar"/>
          <w:lang w:val="es-ES"/>
        </w:rPr>
        <w:t>circular</w:t>
      </w:r>
      <w:r>
        <w:rPr>
          <w:lang w:val="es-ES"/>
        </w:rPr>
        <w:t xml:space="preserve"> (Lund et al., </w:t>
      </w:r>
      <w:hyperlink w:anchor="ref-R-circular">
        <w:r>
          <w:rPr>
            <w:rStyle w:val="InternetLink"/>
            <w:lang w:val="es-ES"/>
          </w:rPr>
          <w:t>2017</w:t>
        </w:r>
      </w:hyperlink>
      <w:r>
        <w:rPr>
          <w:lang w:val="es-ES"/>
        </w:rPr>
        <w:t>).</w:t>
      </w:r>
    </w:p>
    <w:p>
      <w:pPr>
        <w:pStyle w:val="TextBody"/>
        <w:rPr>
          <w:lang w:val="es-ES"/>
        </w:rPr>
      </w:pPr>
      <w:r>
        <w:rPr>
          <w:lang w:val="es-ES"/>
        </w:rPr>
        <w:t>En los capítulos siguientes, se utilizarán para describir las ondas cuasiestacionarias diferentes parámetros resultantes de la descomposición de Fourier, tales como: r2, amplitud, xxxx (acá tenés que definirlos bien, porque así como está ahora, en la sección ondas cuasiestacionarias del capitulo 3, empezás a usarlos de la nada, sin haberlos descripto previamente. Todo lo que usas lo tenes que haber introducido previamente, por ejemplo no podes usar el símbolo r</w:t>
      </w:r>
      <w:r>
        <w:rPr>
          <w:vertAlign w:val="superscript"/>
          <w:lang w:val="es-ES"/>
        </w:rPr>
        <w:t>2</w:t>
      </w:r>
      <w:r>
        <w:rPr>
          <w:lang w:val="es-ES"/>
        </w:rPr>
        <w:t xml:space="preserve"> sin haber dicho a que es, aunque pueda resultar obvio)</w:t>
      </w:r>
    </w:p>
    <w:p>
      <w:pPr>
        <w:pStyle w:val="TextBody"/>
        <w:rPr/>
      </w:pPr>
      <w:r>
        <w:rPr>
          <w:lang w:val="es-ES"/>
        </w:rPr>
        <w:t xml:space="preserve">El análisis de wavelets permite también describir oscilaciones localizadas en el dominio (Torrence y Compo, </w:t>
      </w:r>
      <w:hyperlink w:anchor="ref-Torrence1998">
        <w:r>
          <w:rPr>
            <w:rStyle w:val="InternetLink"/>
            <w:lang w:val="es-ES"/>
          </w:rPr>
          <w:t>1998</w:t>
        </w:r>
      </w:hyperlink>
      <w:r>
        <w:rPr>
          <w:lang w:val="es-ES"/>
        </w:rPr>
        <w:t xml:space="preserve">). En el contexto de las QS, en vez de obtener una amplitud y fase por cada círculo de latitud como se obtiene con el método de Fourier, con el método de wavelets se obtiene una amplitud local que depende de la longitud. En la ciencias atmosféricas el método de wavelets se usa extensivamente en el análisis de periodicidades temporales (ej. </w:t>
      </w:r>
      <w:r>
        <w:rPr>
          <w:lang w:val="es-ES"/>
          <w:rPrChange w:id="0" w:author="Carolina Vera" w:date="2018-02-28T15:59:00Z"/>
        </w:rPr>
        <w:t xml:space="preserve">Raphael, </w:t>
      </w:r>
      <w:hyperlink w:anchor="ref-Raphael2004">
        <w:r>
          <w:rPr>
            <w:rStyle w:val="InternetLink"/>
            <w:lang w:val="es-ES"/>
          </w:rPr>
          <w:t>2004</w:t>
        </w:r>
      </w:hyperlink>
      <w:r>
        <w:rPr>
          <w:lang w:val="es-ES"/>
          <w:rPrChange w:id="0" w:author="Carolina Vera" w:date="2018-02-28T15:59:00Z"/>
        </w:rPr>
        <w:t xml:space="preserve">; Kinnard et al., </w:t>
      </w:r>
      <w:hyperlink w:anchor="ref-Kinnard2011">
        <w:r>
          <w:rPr>
            <w:rStyle w:val="InternetLink"/>
            <w:lang w:val="es-ES"/>
          </w:rPr>
          <w:t>2011</w:t>
        </w:r>
      </w:hyperlink>
      <w:r>
        <w:rPr>
          <w:lang w:val="es-ES"/>
          <w:rPrChange w:id="0" w:author="Carolina Vera" w:date="2018-02-28T15:59:00Z"/>
        </w:rPr>
        <w:t xml:space="preserve">) y de procesamiento de imágenes (ej. Desrochers y Yee, </w:t>
      </w:r>
      <w:hyperlink w:anchor="ref-Desrochers1999">
        <w:r>
          <w:rPr>
            <w:rStyle w:val="InternetLink"/>
            <w:lang w:val="es-ES"/>
          </w:rPr>
          <w:t>1999</w:t>
        </w:r>
      </w:hyperlink>
      <w:r>
        <w:rPr>
          <w:lang w:val="es-ES"/>
          <w:rPrChange w:id="0" w:author="Carolina Vera" w:date="2018-02-28T15:59:00Z"/>
        </w:rPr>
        <w:t xml:space="preserve">), pero existen pocos estudios que lo apliquen a dominios espaciales (ej. Pinault, </w:t>
      </w:r>
      <w:hyperlink w:anchor="ref-Pinault2016">
        <w:r>
          <w:rPr>
            <w:rStyle w:val="InternetLink"/>
            <w:lang w:val="es-ES"/>
          </w:rPr>
          <w:t>2016</w:t>
        </w:r>
      </w:hyperlink>
      <w:r>
        <w:rPr>
          <w:lang w:val="es-ES"/>
          <w:rPrChange w:id="0" w:author="Carolina Vera" w:date="2018-02-28T15:59:00Z"/>
        </w:rPr>
        <w:t>) aunque sí hay aplicaciones de este tipo en la literatura</w:t>
      </w:r>
      <w:ins w:id="76" w:author="Carolina Vera" w:date="2018-02-28T16:57:00Z">
        <w:r>
          <w:rPr>
            <w:lang w:val="es-ES"/>
          </w:rPr>
          <w:t>,</w:t>
        </w:r>
      </w:ins>
      <w:r>
        <w:rPr>
          <w:lang w:val="es-ES"/>
          <w:rPrChange w:id="0" w:author="Carolina Vera" w:date="2018-02-28T15:59:00Z"/>
        </w:rPr>
        <w:t xml:space="preserve"> </w:t>
      </w:r>
      <w:ins w:id="78" w:author="Carolina Vera" w:date="2018-02-28T16:57:00Z">
        <w:r>
          <w:rPr>
            <w:lang w:val="es-ES"/>
          </w:rPr>
          <w:t xml:space="preserve">por ejemplo, </w:t>
        </w:r>
      </w:ins>
      <w:r>
        <w:rPr>
          <w:lang w:val="es-ES"/>
          <w:rPrChange w:id="0" w:author="Carolina Vera" w:date="2018-02-28T15:59:00Z"/>
        </w:rPr>
        <w:t xml:space="preserve">de ecología (ej, Mi et al., </w:t>
      </w:r>
      <w:hyperlink w:anchor="ref-Mi2005">
        <w:r>
          <w:rPr>
            <w:rStyle w:val="InternetLink"/>
            <w:lang w:val="es-ES"/>
          </w:rPr>
          <w:t>2005</w:t>
        </w:r>
      </w:hyperlink>
      <w:r>
        <w:rPr>
          <w:lang w:val="es-ES"/>
          <w:rPrChange w:id="0" w:author="Carolina Vera" w:date="2018-02-28T15:59:00Z"/>
        </w:rPr>
        <w:t>).</w:t>
      </w:r>
    </w:p>
    <w:p>
      <w:pPr>
        <w:pStyle w:val="TextBody"/>
        <w:rPr/>
      </w:pPr>
      <w:r>
        <w:rPr>
          <w:lang w:val="es-ES"/>
        </w:rPr>
        <w:t xml:space="preserve">Para el cálculo de wavelets se utilizó la función </w:t>
      </w:r>
      <w:r>
        <w:rPr>
          <w:rStyle w:val="VerbatimChar"/>
          <w:lang w:val="es-ES"/>
        </w:rPr>
        <w:t>WaveletTransform()</w:t>
      </w:r>
      <w:r>
        <w:rPr>
          <w:lang w:val="es-ES"/>
        </w:rPr>
        <w:t xml:space="preserve"> del paquete </w:t>
      </w:r>
      <w:r>
        <w:rPr>
          <w:rStyle w:val="VerbatimChar"/>
          <w:lang w:val="es-ES"/>
        </w:rPr>
        <w:t>WaveletComp</w:t>
      </w:r>
      <w:r>
        <w:rPr>
          <w:lang w:val="es-ES"/>
        </w:rPr>
        <w:t xml:space="preserve"> (Roesch y Schmidbauer, </w:t>
      </w:r>
      <w:hyperlink w:anchor="ref-R-WaveletComp">
        <w:r>
          <w:rPr>
            <w:rStyle w:val="InternetLink"/>
            <w:lang w:val="es-ES"/>
          </w:rPr>
          <w:t>2014</w:t>
        </w:r>
      </w:hyperlink>
      <w:r>
        <w:rPr>
          <w:lang w:val="es-ES"/>
        </w:rPr>
        <w:t>) que utiliza un wavelet de Morlet.</w:t>
      </w:r>
    </w:p>
    <w:p>
      <w:pPr>
        <w:pStyle w:val="TextBody"/>
        <w:rPr/>
      </w:pPr>
      <w:bookmarkStart w:id="5" w:name="move507600563"/>
      <w:r>
        <w:rPr>
          <w:lang w:val="es-ES"/>
        </w:rPr>
        <w:t xml:space="preserve">En el  se elaboró un índice de actividad de la QS3 a partir de la amplitud de Fourier promediada entre 65°S y 40°S de latitud y entre 700hPa y 100hPa. </w:t>
      </w:r>
      <w:bookmarkEnd w:id="5"/>
      <w:r>
        <w:rPr>
          <w:lang w:val="es-ES"/>
        </w:rPr>
        <w:t>Existen múltiples índices para describir la QS3 en la literatura. Algunos son definidos a partir anomalías zonales de geopotencial en puntos fijos cercanos a donde climatológicamente se dan los máximos de geopotencial asociados a la QS3 (ej. Mo y White (</w:t>
      </w:r>
      <w:hyperlink w:anchor="ref-Mo1985">
        <w:r>
          <w:rPr>
            <w:rStyle w:val="InternetLink"/>
            <w:lang w:val="es-ES"/>
          </w:rPr>
          <w:t>1985</w:t>
        </w:r>
      </w:hyperlink>
      <w:r>
        <w:rPr>
          <w:lang w:val="es-ES"/>
        </w:rPr>
        <w:t>)</w:t>
      </w:r>
      <w:ins w:id="81" w:author="Carolina Vera" w:date="2018-02-28T16:58:00Z">
        <w:r>
          <w:rPr>
            <w:lang w:val="es-ES"/>
          </w:rPr>
          <w:t xml:space="preserve"> </w:t>
        </w:r>
      </w:ins>
      <w:ins w:id="82" w:author="Carolina Vera" w:date="2018-02-28T16:59:00Z">
        <w:r>
          <w:rPr>
            <w:lang w:val="es-ES"/>
          </w:rPr>
          <w:t>,</w:t>
        </w:r>
      </w:ins>
      <w:del w:id="83" w:author="Carolina Vera" w:date="2018-02-28T16:58:00Z">
        <w:r>
          <w:rPr>
            <w:lang w:val="es-ES"/>
          </w:rPr>
          <w:delText>,</w:delText>
        </w:r>
      </w:del>
      <w:del w:id="84" w:author="Carolina Vera" w:date="2018-02-28T16:59:00Z">
        <w:r>
          <w:rPr>
            <w:lang w:val="es-ES"/>
          </w:rPr>
          <w:delText xml:space="preserve"> </w:delText>
        </w:r>
      </w:del>
      <w:r>
        <w:rPr>
          <w:lang w:val="es-ES"/>
        </w:rPr>
        <w:t>Cai et al. (</w:t>
      </w:r>
      <w:hyperlink w:anchor="ref-Cai1999">
        <w:r>
          <w:rPr>
            <w:rStyle w:val="InternetLink"/>
            <w:lang w:val="es-ES"/>
          </w:rPr>
          <w:t>1999</w:t>
        </w:r>
      </w:hyperlink>
      <w:r>
        <w:rPr>
          <w:lang w:val="es-ES"/>
        </w:rPr>
        <w:t>)</w:t>
      </w:r>
      <w:ins w:id="85" w:author="Carolina Vera" w:date="2018-02-28T16:58:00Z">
        <w:r>
          <w:rPr>
            <w:lang w:val="es-ES"/>
          </w:rPr>
          <w:t xml:space="preserve"> </w:t>
        </w:r>
      </w:ins>
      <w:r>
        <w:rPr>
          <w:lang w:val="es-ES"/>
        </w:rPr>
        <w:t xml:space="preserve"> y Raphael (</w:t>
      </w:r>
      <w:hyperlink w:anchor="ref-Raphael2004">
        <w:r>
          <w:rPr>
            <w:rStyle w:val="InternetLink"/>
            <w:lang w:val="es-ES"/>
          </w:rPr>
          <w:t>2004</w:t>
        </w:r>
      </w:hyperlink>
      <w:r>
        <w:rPr>
          <w:lang w:val="es-ES"/>
        </w:rPr>
        <w:t>)</w:t>
      </w:r>
      <w:ins w:id="86" w:author="Carolina Vera" w:date="2018-02-28T16:59:00Z">
        <w:r>
          <w:rPr>
            <w:lang w:val="es-ES"/>
          </w:rPr>
          <w:t>). Aunque</w:t>
        </w:r>
      </w:ins>
      <w:r>
        <w:rPr>
          <w:lang w:val="es-ES"/>
        </w:rPr>
        <w:t xml:space="preserve"> </w:t>
      </w:r>
      <w:del w:id="87" w:author="Carolina Vera" w:date="2018-02-28T16:59:00Z">
        <w:r>
          <w:rPr>
            <w:lang w:val="es-ES"/>
          </w:rPr>
          <w:delText xml:space="preserve">pero </w:delText>
        </w:r>
      </w:del>
      <w:r>
        <w:rPr>
          <w:lang w:val="es-ES"/>
        </w:rPr>
        <w:t>cada trabajo utilizó puntos ligeramente distintos a causa de las distintas climatologías analizadas</w:t>
      </w:r>
      <w:ins w:id="88" w:author="Carolina Vera" w:date="2018-02-28T16:59:00Z">
        <w:r>
          <w:rPr>
            <w:lang w:val="es-ES"/>
          </w:rPr>
          <w:t xml:space="preserve">. Además, </w:t>
        </w:r>
      </w:ins>
      <w:del w:id="89" w:author="Carolina Vera" w:date="2018-02-28T16:59:00Z">
        <w:r>
          <w:rPr>
            <w:lang w:val="es-ES"/>
          </w:rPr>
          <w:delText xml:space="preserve"> y </w:delText>
        </w:r>
      </w:del>
      <w:r>
        <w:rPr>
          <w:lang w:val="es-ES"/>
        </w:rPr>
        <w:t>Raphael (</w:t>
      </w:r>
      <w:hyperlink w:anchor="ref-Raphael2004">
        <w:r>
          <w:rPr>
            <w:rStyle w:val="InternetLink"/>
            <w:lang w:val="es-ES"/>
          </w:rPr>
          <w:t>2004</w:t>
        </w:r>
      </w:hyperlink>
      <w:r>
        <w:rPr>
          <w:lang w:val="es-ES"/>
        </w:rPr>
        <w:t xml:space="preserve">) </w:t>
      </w:r>
      <w:del w:id="90" w:author="Carolina Vera" w:date="2018-02-28T16:59:00Z">
        <w:r>
          <w:rPr>
            <w:lang w:val="es-ES"/>
          </w:rPr>
          <w:delText xml:space="preserve">además </w:delText>
        </w:r>
      </w:del>
      <w:r>
        <w:rPr>
          <w:lang w:val="es-ES"/>
        </w:rPr>
        <w:t xml:space="preserve">se basó en promedios trimestrales </w:t>
      </w:r>
      <w:del w:id="91" w:author="Carolina Vera" w:date="2018-02-28T16:59:00Z">
        <w:r>
          <w:rPr>
            <w:lang w:val="es-ES"/>
          </w:rPr>
          <w:delText xml:space="preserve">de </w:delText>
        </w:r>
      </w:del>
      <w:r>
        <w:rPr>
          <w:lang w:val="es-ES"/>
        </w:rPr>
        <w:t xml:space="preserve">en vez de medias mensuales. </w:t>
      </w:r>
      <w:ins w:id="92" w:author="Carolina Vera" w:date="2018-02-28T16:59:00Z">
        <w:r>
          <w:rPr>
            <w:lang w:val="es-ES"/>
          </w:rPr>
          <w:t xml:space="preserve">Por otra parte, </w:t>
        </w:r>
      </w:ins>
      <w:r>
        <w:rPr>
          <w:lang w:val="es-ES"/>
        </w:rPr>
        <w:t>Yuan y Li (</w:t>
      </w:r>
      <w:hyperlink w:anchor="ref-Yuan2008">
        <w:r>
          <w:rPr>
            <w:rStyle w:val="InternetLink"/>
            <w:lang w:val="es-ES"/>
          </w:rPr>
          <w:t>2008</w:t>
        </w:r>
      </w:hyperlink>
      <w:r>
        <w:rPr>
          <w:lang w:val="es-ES"/>
        </w:rPr>
        <w:t xml:space="preserve">), </w:t>
      </w:r>
      <w:del w:id="93" w:author="Carolina Vera" w:date="2018-02-28T17:00:00Z">
        <w:r>
          <w:rPr>
            <w:lang w:val="es-ES"/>
          </w:rPr>
          <w:delText>utilizando una técnica distinta, creó</w:delText>
        </w:r>
      </w:del>
      <w:ins w:id="94" w:author="Carolina Vera" w:date="2018-02-28T17:00:00Z">
        <w:r>
          <w:rPr>
            <w:lang w:val="es-ES"/>
          </w:rPr>
          <w:t>generó</w:t>
        </w:r>
      </w:ins>
      <w:r>
        <w:rPr>
          <w:lang w:val="es-ES"/>
        </w:rPr>
        <w:t xml:space="preserve"> una serie temporal de actividad de la QS3 a partir de la primer componente principal del campo de viento meridional superficial, el cual resulta en un patrón de onda 3 consistente con climatologías previas.</w:t>
      </w:r>
    </w:p>
    <w:p>
      <w:pPr>
        <w:pStyle w:val="TextBody"/>
        <w:rPr/>
      </w:pPr>
      <w:r>
        <w:rPr>
          <w:lang w:val="es-ES"/>
        </w:rPr>
        <w:t xml:space="preserve">La principal limitación de </w:t>
      </w:r>
      <w:commentRangeStart w:id="11"/>
      <w:r>
        <w:rPr>
          <w:lang w:val="es-ES"/>
        </w:rPr>
        <w:t xml:space="preserve">estas metodologías </w:t>
      </w:r>
      <w:r>
        <w:rPr>
          <w:lang w:val="es-ES"/>
        </w:rPr>
      </w:r>
      <w:commentRangeEnd w:id="11"/>
      <w:r>
        <w:commentReference w:id="11"/>
      </w:r>
      <w:r>
        <w:rPr>
          <w:lang w:val="es-ES"/>
        </w:rPr>
        <w:t xml:space="preserve">es que, al basarse en patrones estacionarios (puntos fijos, componentes principales), no permiten cambios de fase en la onda planetaria. En particular, no capturan correctamente el corrimiento estacional en la posición de la QS3 </w:t>
      </w:r>
      <w:commentRangeStart w:id="12"/>
      <w:r>
        <w:rPr>
          <w:lang w:val="es-ES"/>
        </w:rPr>
        <w:t xml:space="preserve">(de aproximadamente 15° entre verano e invierno) </w:t>
      </w:r>
      <w:r>
        <w:rPr>
          <w:lang w:val="es-ES"/>
        </w:rPr>
      </w:r>
      <w:commentRangeEnd w:id="12"/>
      <w:r>
        <w:commentReference w:id="12"/>
      </w:r>
      <w:r>
        <w:rPr>
          <w:lang w:val="es-ES"/>
        </w:rPr>
        <w:t>(</w:t>
      </w:r>
      <w:ins w:id="95" w:author="Carolina Vera" w:date="2018-02-28T17:02:00Z">
        <w:r>
          <w:rPr>
            <w:lang w:val="es-ES"/>
          </w:rPr>
          <w:t xml:space="preserve">van </w:t>
        </w:r>
      </w:ins>
      <w:del w:id="96" w:author="Carolina Vera" w:date="2018-03-01T11:10:00Z">
        <w:r>
          <w:rPr>
            <w:lang w:val="es-ES"/>
          </w:rPr>
          <w:delText>Loon y Jenne</w:delText>
        </w:r>
      </w:del>
      <w:del w:id="97" w:author="Carolina Vera" w:date="2018-02-28T17:02:00Z">
        <w:r>
          <w:rPr>
            <w:lang w:val="es-ES"/>
          </w:rPr>
          <w:delText>, Roy</w:delText>
        </w:r>
      </w:del>
      <w:ins w:id="98" w:author="Carolina Vera" w:date="2018-03-01T11:10:00Z">
        <w:r>
          <w:rPr>
            <w:lang w:val="es-ES"/>
          </w:rPr>
          <w:t>Loon y Jenne</w:t>
        </w:r>
      </w:ins>
      <w:r>
        <w:rPr>
          <w:lang w:val="es-ES"/>
        </w:rPr>
        <w:t xml:space="preserve">, </w:t>
      </w:r>
      <w:hyperlink w:anchor="ref-Loon1972">
        <w:r>
          <w:rPr>
            <w:rStyle w:val="InternetLink"/>
            <w:lang w:val="es-ES"/>
          </w:rPr>
          <w:t>1972</w:t>
        </w:r>
      </w:hyperlink>
      <w:r>
        <w:rPr>
          <w:lang w:val="es-ES"/>
        </w:rPr>
        <w:t>) ni permiten capturar casos de actividad de onda intensa pero alejada de las zonas climatológicamente activas. Irving y Simmonds (</w:t>
      </w:r>
      <w:hyperlink w:anchor="ref-Irving2015">
        <w:r>
          <w:rPr>
            <w:rStyle w:val="InternetLink"/>
            <w:lang w:val="es-ES"/>
          </w:rPr>
          <w:t>2015</w:t>
        </w:r>
      </w:hyperlink>
      <w:r>
        <w:rPr>
          <w:lang w:val="es-ES"/>
        </w:rPr>
        <w:t>) construy</w:t>
      </w:r>
      <w:ins w:id="99" w:author="Carolina Vera" w:date="2018-02-28T17:02:00Z">
        <w:r>
          <w:rPr>
            <w:lang w:val="es-ES"/>
          </w:rPr>
          <w:t>ero</w:t>
        </w:r>
      </w:ins>
      <w:del w:id="100" w:author="Carolina Vera" w:date="2018-02-28T17:02:00Z">
        <w:r>
          <w:rPr>
            <w:lang w:val="es-ES"/>
          </w:rPr>
          <w:delText>ó</w:delText>
        </w:r>
      </w:del>
      <w:ins w:id="101" w:author="Carolina Vera" w:date="2018-02-28T17:02:00Z">
        <w:r>
          <w:rPr>
            <w:lang w:val="es-ES"/>
          </w:rPr>
          <w:t>n</w:t>
        </w:r>
      </w:ins>
      <w:r>
        <w:rPr>
          <w:lang w:val="es-ES"/>
        </w:rPr>
        <w:t xml:space="preserve"> un índice de actividad de onda planetaria a partir de la transformada de Hilbert que no tiene estas limitaciones</w:t>
      </w:r>
      <w:ins w:id="102" w:author="Carolina Vera" w:date="2018-02-28T17:13:00Z">
        <w:r>
          <w:rPr>
            <w:lang w:val="es-ES"/>
          </w:rPr>
          <w:t>,</w:t>
        </w:r>
      </w:ins>
      <w:r>
        <w:rPr>
          <w:lang w:val="es-ES"/>
        </w:rPr>
        <w:t xml:space="preserve"> pero no distingue entre la actividad de distintos números de onda.</w:t>
      </w:r>
    </w:p>
    <w:p>
      <w:pPr>
        <w:pStyle w:val="TextBody"/>
        <w:rPr>
          <w:lang w:val="es-ES"/>
        </w:rPr>
      </w:pPr>
      <w:bookmarkStart w:id="6" w:name="move5076005631"/>
      <w:r>
        <w:rPr>
          <w:lang w:val="es-ES"/>
        </w:rPr>
        <w:t xml:space="preserve">En </w:t>
      </w:r>
      <w:ins w:id="104" w:author="Carolina Vera" w:date="2018-02-28T17:00:00Z">
        <w:r>
          <w:rPr>
            <w:lang w:val="es-ES"/>
          </w:rPr>
          <w:t>esta tesis</w:t>
        </w:r>
      </w:ins>
      <w:del w:id="105" w:author="Carolina Vera" w:date="2018-02-28T17:00:00Z">
        <w:r>
          <w:rPr>
            <w:lang w:val="es-ES"/>
          </w:rPr>
          <w:delText>el</w:delText>
        </w:r>
      </w:del>
      <w:r>
        <w:rPr>
          <w:lang w:val="es-ES"/>
        </w:rPr>
        <w:t xml:space="preserve">  se elaboró un índice de actividad de la QS3 a partir de la amplitud de Fourier promediada entre 65°S y 40°S de latitud y entre 700hPa y 100hPa.</w:t>
      </w:r>
      <w:bookmarkEnd w:id="6"/>
    </w:p>
    <w:p>
      <w:pPr>
        <w:pStyle w:val="TextBody"/>
        <w:rPr>
          <w:lang w:val="es-ES"/>
        </w:rPr>
      </w:pPr>
      <w:r>
        <w:rPr>
          <w:lang w:val="es-ES"/>
        </w:rPr>
        <w:t xml:space="preserve">En la </w:t>
      </w:r>
      <w:ins w:id="106" w:author="Carolina Vera" w:date="2018-02-28T17:03:00Z">
        <w:r>
          <w:rPr>
            <w:lang w:val="es-ES"/>
          </w:rPr>
          <w:t>¿?</w:t>
        </w:r>
      </w:ins>
      <w:r>
        <w:rPr>
          <w:lang w:val="es-ES"/>
        </w:rPr>
        <w:t xml:space="preserve"> se estimó para cada mes la proporción de casos de interferencia destructiva a partir del cómputo de la frecuencia relativa de casos donde la diferencia de fase con respecto a la fase media es de entre 40° y 80°. Dicho criterio teórico surge de considerar la suma de dos ondas sinusoidales de igual amplitud</w:t>
      </w:r>
    </w:p>
    <w:p>
      <w:pPr>
        <w:pStyle w:val="TextBody"/>
        <w:rPr/>
      </w:pPr>
      <w:r>
        <w:rPr/>
      </w:r>
      <m:oMath xmlns:m="http://schemas.openxmlformats.org/officeDocument/2006/math">
        <m:r>
          <w:rPr>
            <w:rFonts w:ascii="Cambria Math" w:hAnsi="Cambria Math"/>
          </w:rPr>
          <m:t xml:space="preserve">cos</m:t>
        </m:r>
        <m:d>
          <m:dPr>
            <m:begChr m:val="("/>
            <m:endChr m:val=")"/>
          </m:dPr>
          <m:e>
            <m:r>
              <w:rPr>
                <w:rFonts w:ascii="Cambria Math" w:hAnsi="Cambria Math"/>
              </w:rPr>
              <m:t xml:space="preserve">kϕ</m:t>
            </m:r>
          </m:e>
        </m:d>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k</m:t>
            </m:r>
            <m:d>
              <m:dPr>
                <m:begChr m:val="("/>
                <m:endChr m:val=")"/>
              </m:dPr>
              <m:e>
                <m:r>
                  <w:rPr>
                    <w:rFonts w:ascii="Cambria Math" w:hAnsi="Cambria Math"/>
                  </w:rPr>
                  <m:t xml:space="preserve">ϕ</m:t>
                </m:r>
                <m:r>
                  <w:rPr>
                    <w:rFonts w:ascii="Cambria Math" w:hAnsi="Cambria Math"/>
                  </w:rPr>
                  <m:t xml:space="preserve">−</m:t>
                </m:r>
                <m:r>
                  <w:rPr>
                    <w:rFonts w:ascii="Cambria Math" w:hAnsi="Cambria Math"/>
                  </w:rPr>
                  <m:t xml:space="preserve">α</m:t>
                </m:r>
              </m:e>
            </m:d>
          </m:e>
        </m:d>
        <m:r>
          <w:rPr>
            <w:rFonts w:ascii="Cambria Math" w:hAnsi="Cambria Math"/>
          </w:rPr>
          <m:t xml:space="preserve">=</m:t>
        </m:r>
        <m:r>
          <w:rPr>
            <w:rFonts w:ascii="Cambria Math" w:hAnsi="Cambria Math"/>
          </w:rPr>
          <m:t xml:space="preserve">2</m:t>
        </m:r>
        <m:r>
          <w:rPr>
            <w:rFonts w:ascii="Cambria Math" w:hAnsi="Cambria Math"/>
          </w:rPr>
          <m:t xml:space="preserve">cos</m:t>
        </m:r>
        <m:d>
          <m:dPr>
            <m:begChr m:val="("/>
            <m:endChr m:val=")"/>
          </m:dPr>
          <m:e>
            <m:f>
              <m:num>
                <m:r>
                  <w:rPr>
                    <w:rFonts w:ascii="Cambria Math" w:hAnsi="Cambria Math"/>
                  </w:rPr>
                  <m:t xml:space="preserve">kα</m:t>
                </m:r>
              </m:num>
              <m:den>
                <m:r>
                  <w:rPr>
                    <w:rFonts w:ascii="Cambria Math" w:hAnsi="Cambria Math"/>
                  </w:rPr>
                  <m:t xml:space="preserve">2</m:t>
                </m:r>
              </m:den>
            </m:f>
          </m:e>
        </m:d>
        <m:r>
          <w:rPr>
            <w:rFonts w:ascii="Cambria Math" w:hAnsi="Cambria Math"/>
          </w:rPr>
          <m:t xml:space="preserve">cos</m:t>
        </m:r>
        <m:d>
          <m:dPr>
            <m:begChr m:val="("/>
            <m:endChr m:val=")"/>
          </m:dPr>
          <m:e>
            <m:r>
              <w:rPr>
                <w:rFonts w:ascii="Cambria Math" w:hAnsi="Cambria Math"/>
              </w:rPr>
              <m:t xml:space="preserve">kϕ</m:t>
            </m:r>
            <m:r>
              <w:rPr>
                <w:rFonts w:ascii="Cambria Math" w:hAnsi="Cambria Math"/>
              </w:rPr>
              <m:t xml:space="preserve">−</m:t>
            </m:r>
            <m:f>
              <m:num>
                <m:r>
                  <w:rPr>
                    <w:rFonts w:ascii="Cambria Math" w:hAnsi="Cambria Math"/>
                  </w:rPr>
                  <m:t xml:space="preserve">α</m:t>
                </m:r>
              </m:num>
              <m:den>
                <m:r>
                  <w:rPr>
                    <w:rFonts w:ascii="Cambria Math" w:hAnsi="Cambria Math"/>
                  </w:rPr>
                  <m:t xml:space="preserve">2</m:t>
                </m:r>
              </m:den>
            </m:f>
          </m:e>
        </m:d>
      </m:oMath>
    </w:p>
    <w:p>
      <w:pPr>
        <w:pStyle w:val="FirstParagraph"/>
        <w:rPr>
          <w:lang w:val="es-ES"/>
        </w:rPr>
      </w:pPr>
      <w:r>
        <w:rPr>
          <w:lang w:val="es-ES"/>
        </w:rPr>
        <w:t xml:space="preserve">donde </w:t>
      </w:r>
      <w:r>
        <w:rPr>
          <w:lang w:val="es-ES"/>
        </w:rPr>
      </w:r>
      <m:oMath xmlns:m="http://schemas.openxmlformats.org/officeDocument/2006/math">
        <m:r>
          <w:rPr>
            <w:rFonts w:ascii="Cambria Math" w:hAnsi="Cambria Math"/>
          </w:rPr>
          <m:t xml:space="preserve">k</m:t>
        </m:r>
      </m:oMath>
      <w:r>
        <w:rPr>
          <w:lang w:val="es-ES"/>
        </w:rPr>
        <w:t xml:space="preserve"> es el número de onda, </w:t>
      </w:r>
      <w:r>
        <w:rPr>
          <w:lang w:val="es-ES"/>
        </w:rPr>
      </w:r>
      <m:oMath xmlns:m="http://schemas.openxmlformats.org/officeDocument/2006/math">
        <m:r>
          <w:rPr>
            <w:rFonts w:ascii="Cambria Math" w:hAnsi="Cambria Math"/>
          </w:rPr>
          <m:t xml:space="preserve">ϕ</m:t>
        </m:r>
      </m:oMath>
      <w:r>
        <w:rPr>
          <w:lang w:val="es-ES"/>
        </w:rPr>
        <w:t xml:space="preserve"> la latitud, y </w:t>
      </w:r>
      <w:r>
        <w:rPr>
          <w:lang w:val="es-ES"/>
        </w:rPr>
      </w:r>
      <m:oMath xmlns:m="http://schemas.openxmlformats.org/officeDocument/2006/math">
        <m:r>
          <w:rPr>
            <w:rFonts w:ascii="Cambria Math" w:hAnsi="Cambria Math"/>
          </w:rPr>
          <m:t xml:space="preserve">α</m:t>
        </m:r>
      </m:oMath>
      <w:r>
        <w:rPr>
          <w:lang w:val="es-ES"/>
        </w:rPr>
        <w:t xml:space="preserve"> es la diferencia de fase entre las ondas. El primer término multiplicativo del lado derecho es la amplitud de la nueva onda, la cual depende de la diferencia de fase. Si la misma es menor a 1/3 o mayor a 2/3 de longitud de onda, el valor absolu</w:t>
      </w:r>
      <w:ins w:id="107" w:author="Carolina Vera" w:date="2018-02-28T17:04:00Z">
        <w:r>
          <w:rPr>
            <w:lang w:val="es-ES"/>
          </w:rPr>
          <w:t>t</w:t>
        </w:r>
      </w:ins>
      <w:del w:id="108" w:author="Carolina Vera" w:date="2018-02-28T17:04:00Z">
        <w:r>
          <w:rPr>
            <w:lang w:val="es-ES"/>
          </w:rPr>
          <w:delText>d</w:delText>
        </w:r>
      </w:del>
      <w:r>
        <w:rPr>
          <w:lang w:val="es-ES"/>
        </w:rPr>
        <w:t>o de la amplitud es mayor que 1 y la sumatoria de ondas es constructiva. De lo contrario, la onda obtenida tiene una amplitud menor que las originales y la interferencia es destructiva.</w:t>
      </w:r>
    </w:p>
    <w:p>
      <w:pPr>
        <w:pStyle w:val="TextBody"/>
        <w:rPr/>
      </w:pPr>
      <w:r>
        <w:rPr>
          <w:lang w:val="es-ES"/>
        </w:rPr>
        <w:t xml:space="preserve">La influencia tropical en la variabilidad del clima extratropical se exploró a través del análisis de las condiciones de propagación meridional de ondas de Rossby barotrópicas. La teoría lineal establece que esta propagación depende de las condiciones del entorno (James, </w:t>
      </w:r>
      <w:hyperlink w:anchor="ref-James">
        <w:r>
          <w:rPr>
            <w:rStyle w:val="InternetLink"/>
            <w:lang w:val="es-ES"/>
          </w:rPr>
          <w:t>1994</w:t>
        </w:r>
      </w:hyperlink>
      <w:r>
        <w:rPr>
          <w:lang w:val="es-ES"/>
        </w:rPr>
        <w:t xml:space="preserve">). </w:t>
      </w:r>
      <w:r>
        <w:rPr>
          <w:lang w:val="es-ES"/>
          <w:rPrChange w:id="0" w:author="Carolina Vera" w:date="2018-02-28T17:06:00Z"/>
        </w:rPr>
        <w:t>En particular, el número de onda meridional está dado por</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m:t>
        </m:r>
        <m:rad>
          <m:radPr>
            <m:degHide m:val="1"/>
          </m:radPr>
          <m:deg/>
          <m:e>
            <m:f>
              <m:num>
                <m:sSub>
                  <m:e>
                    <m:r>
                      <w:rPr>
                        <w:rFonts w:ascii="Cambria Math" w:hAnsi="Cambria Math"/>
                      </w:rPr>
                      <m:t xml:space="preserve">η</m:t>
                    </m:r>
                  </m:e>
                  <m:sub>
                    <m:r>
                      <w:rPr>
                        <w:rFonts w:ascii="Cambria Math" w:hAnsi="Cambria Math"/>
                      </w:rPr>
                      <m:t xml:space="preserve">y</m:t>
                    </m:r>
                  </m:sub>
                </m:sSub>
              </m:num>
              <m:den>
                <m:r>
                  <w:rPr>
                    <w:rFonts w:ascii="Cambria Math" w:hAnsi="Cambria Math"/>
                  </w:rPr>
                  <m:t xml:space="preserve">U</m:t>
                </m:r>
              </m:den>
            </m:f>
            <m:r>
              <w:rPr>
                <w:rFonts w:ascii="Cambria Math" w:hAnsi="Cambria Math"/>
              </w:rPr>
              <m:t xml:space="preserve">−</m:t>
            </m:r>
            <m:sSup>
              <m:e>
                <m:r>
                  <w:rPr>
                    <w:rFonts w:ascii="Cambria Math" w:hAnsi="Cambria Math"/>
                  </w:rPr>
                  <m:t xml:space="preserve">k</m:t>
                </m:r>
              </m:e>
              <m:sup>
                <m:r>
                  <w:rPr>
                    <w:rFonts w:ascii="Cambria Math" w:hAnsi="Cambria Math"/>
                  </w:rPr>
                  <m:t xml:space="preserve">2</m:t>
                </m:r>
              </m:sup>
            </m:sSup>
          </m:e>
        </m:rad>
      </m:oMath>
    </w:p>
    <w:p>
      <w:pPr>
        <w:pStyle w:val="FirstParagraph"/>
        <w:rPr>
          <w:lang w:val="es-ES"/>
        </w:rPr>
      </w:pPr>
      <w:r>
        <w:rPr>
          <w:lang w:val="es-ES"/>
        </w:rPr>
        <w:t xml:space="preserve">donde </w:t>
      </w:r>
      <w:r>
        <w:rPr>
          <w:lang w:val="es-ES"/>
        </w:rPr>
      </w:r>
      <m:oMath xmlns:m="http://schemas.openxmlformats.org/officeDocument/2006/math">
        <m:sSub>
          <m:e>
            <m:r>
              <w:rPr>
                <w:rFonts w:ascii="Cambria Math" w:hAnsi="Cambria Math"/>
              </w:rPr>
              <m:t xml:space="preserve">η</m:t>
            </m:r>
          </m:e>
          <m:sub>
            <m:r>
              <w:rPr>
                <w:rFonts w:ascii="Cambria Math" w:hAnsi="Cambria Math"/>
              </w:rPr>
              <m:t xml:space="preserve">y</m:t>
            </m:r>
          </m:sub>
        </m:sSub>
      </m:oMath>
      <w:r>
        <w:rPr>
          <w:lang w:val="es-ES"/>
        </w:rPr>
        <w:t xml:space="preserve"> es el gradiente meridional de vorticidad absoluta, </w:t>
      </w:r>
      <w:r>
        <w:rPr>
          <w:lang w:val="es-ES"/>
        </w:rPr>
      </w:r>
      <m:oMath xmlns:m="http://schemas.openxmlformats.org/officeDocument/2006/math">
        <m:r>
          <w:rPr>
            <w:rFonts w:ascii="Cambria Math" w:hAnsi="Cambria Math"/>
          </w:rPr>
          <m:t xml:space="preserve">U</m:t>
        </m:r>
      </m:oMath>
      <w:r>
        <w:rPr>
          <w:lang w:val="es-ES"/>
        </w:rPr>
        <w:t xml:space="preserve"> es la velocidad zonal</w:t>
      </w:r>
      <w:ins w:id="110" w:author="Carolina Vera" w:date="2018-02-28T17:07:00Z">
        <w:r>
          <w:rPr>
            <w:lang w:val="es-ES"/>
          </w:rPr>
          <w:t>, ambos</w:t>
        </w:r>
      </w:ins>
      <w:r>
        <w:rPr>
          <w:lang w:val="es-ES"/>
        </w:rPr>
        <w:t xml:space="preserve"> del estado básico y </w:t>
      </w:r>
      <w:r>
        <w:rPr>
          <w:lang w:val="es-ES"/>
        </w:rPr>
      </w:r>
      <m:oMath xmlns:m="http://schemas.openxmlformats.org/officeDocument/2006/math">
        <m:r>
          <w:rPr>
            <w:rFonts w:ascii="Cambria Math" w:hAnsi="Cambria Math"/>
          </w:rPr>
          <m:t xml:space="preserve">k</m:t>
        </m:r>
      </m:oMath>
      <w:r>
        <w:rPr>
          <w:lang w:val="es-ES"/>
        </w:rPr>
        <w:t xml:space="preserve"> es el número de onda zonal. La propagación meridional sólo es posible si </w:t>
      </w:r>
      <w:r>
        <w:rPr>
          <w:lang w:val="es-ES"/>
        </w:rPr>
      </w:r>
      <m:oMath xmlns:m="http://schemas.openxmlformats.org/officeDocument/2006/math">
        <m:r>
          <w:rPr>
            <w:rFonts w:ascii="Cambria Math" w:hAnsi="Cambria Math"/>
          </w:rPr>
          <m:t xml:space="preserve">l</m:t>
        </m:r>
      </m:oMath>
      <w:r>
        <w:rPr>
          <w:lang w:val="es-ES"/>
        </w:rPr>
        <w:t xml:space="preserve"> es real</w:t>
      </w:r>
      <w:ins w:id="111" w:author="Carolina Vera" w:date="2018-02-28T17:07:00Z">
        <w:r>
          <w:rPr>
            <w:lang w:val="es-ES"/>
          </w:rPr>
          <w:t>, lo que</w:t>
        </w:r>
      </w:ins>
      <w:del w:id="112" w:author="Carolina Vera" w:date="2018-02-28T17:07:00Z">
        <w:r>
          <w:rPr>
            <w:lang w:val="es-ES"/>
          </w:rPr>
          <w:delText>. Esto</w:delText>
        </w:r>
      </w:del>
      <w:r>
        <w:rPr>
          <w:lang w:val="es-ES"/>
          <w:rPrChange w:id="0" w:author="Carolina Vera" w:date="2018-02-28T17:07:00Z"/>
        </w:rPr>
        <w:t xml:space="preserve"> requiere que</w:t>
      </w:r>
    </w:p>
    <w:p>
      <w:pPr>
        <w:pStyle w:val="TextBody"/>
        <w:rPr/>
      </w:pPr>
      <w:r>
        <w:rPr/>
      </w:r>
      <m:oMath xmlns:m="http://schemas.openxmlformats.org/officeDocument/2006/math">
        <m:f>
          <m:num>
            <m:sSub>
              <m:e>
                <m:r>
                  <w:rPr>
                    <w:rFonts w:ascii="Cambria Math" w:hAnsi="Cambria Math"/>
                  </w:rPr>
                  <m:t xml:space="preserve">η</m:t>
                </m:r>
              </m:e>
              <m:sub>
                <m:r>
                  <w:rPr>
                    <w:rFonts w:ascii="Cambria Math" w:hAnsi="Cambria Math"/>
                  </w:rPr>
                  <m:t xml:space="preserve">y</m:t>
                </m:r>
              </m:sub>
            </m:sSub>
          </m:num>
          <m:den>
            <m:r>
              <w:rPr>
                <w:rFonts w:ascii="Cambria Math" w:hAnsi="Cambria Math"/>
              </w:rPr>
              <m:t xml:space="preserve">U</m:t>
            </m:r>
          </m:den>
        </m:f>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k</m:t>
        </m:r>
      </m:oMath>
    </w:p>
    <w:p>
      <w:pPr>
        <w:pStyle w:val="FirstParagraph"/>
        <w:rPr>
          <w:lang w:val="es-ES"/>
        </w:rPr>
      </w:pPr>
      <w:r>
        <w:rPr>
          <w:lang w:val="es-ES"/>
        </w:rPr>
        <w:t xml:space="preserve">donde </w:t>
      </w:r>
      <w:r>
        <w:rPr>
          <w:lang w:val="es-ES"/>
        </w:rPr>
      </w:r>
      <m:oMath xmlns:m="http://schemas.openxmlformats.org/officeDocument/2006/math">
        <m:sSub>
          <m:e>
            <m:r>
              <w:rPr>
                <w:rFonts w:ascii="Cambria Math" w:hAnsi="Cambria Math"/>
              </w:rPr>
              <m:t xml:space="preserve">K</m:t>
            </m:r>
          </m:e>
          <m:sub>
            <m:r>
              <w:rPr>
                <w:rFonts w:ascii="Cambria Math" w:hAnsi="Cambria Math"/>
              </w:rPr>
              <m:t xml:space="preserve">s</m:t>
            </m:r>
          </m:sub>
        </m:sSub>
      </m:oMath>
      <w:r>
        <w:rPr>
          <w:lang w:val="es-ES"/>
        </w:rPr>
        <w:t xml:space="preserve"> es el número de onda estacionario, </w:t>
      </w:r>
      <w:del w:id="114" w:author="Carolina Vera" w:date="2018-02-28T17:07:00Z">
        <w:r>
          <w:rPr>
            <w:lang w:val="es-ES"/>
          </w:rPr>
          <w:delText xml:space="preserve">el cual </w:delText>
        </w:r>
      </w:del>
      <w:ins w:id="115" w:author="Carolina Vera" w:date="2018-02-28T17:07:00Z">
        <w:r>
          <w:rPr>
            <w:lang w:val="es-ES"/>
          </w:rPr>
          <w:t xml:space="preserve">que </w:t>
        </w:r>
      </w:ins>
      <w:r>
        <w:rPr>
          <w:lang w:val="es-ES"/>
        </w:rPr>
        <w:t>debe ser mayor que el número de onda zonal para permitir la propagación meridional.</w:t>
      </w:r>
    </w:p>
    <w:p>
      <w:pPr>
        <w:pStyle w:val="TextBody"/>
        <w:rPr/>
      </w:pPr>
      <w:r>
        <w:rPr>
          <w:lang w:val="es-ES"/>
        </w:rPr>
        <w:t xml:space="preserve">El flujo de actividad de onda es un vector que, bajo ciertas suposiciones, es paralelo a la velocidad de grupo de las ondas de Rossby, lo cual permite cuantificar la </w:t>
      </w:r>
      <w:r>
        <w:rPr>
          <w:lang w:val="es-ES"/>
        </w:rPr>
        <w:commentReference w:id="13"/>
      </w:r>
      <w:r>
        <w:rPr>
          <w:lang w:val="es-ES"/>
        </w:rPr>
        <w:t xml:space="preserve">dispersión meridional y zonal de las mismas (James, </w:t>
      </w:r>
      <w:hyperlink w:anchor="ref-James">
        <w:r>
          <w:rPr>
            <w:rStyle w:val="InternetLink"/>
            <w:lang w:val="es-ES"/>
          </w:rPr>
          <w:t>1994</w:t>
        </w:r>
      </w:hyperlink>
      <w:r>
        <w:rPr>
          <w:lang w:val="es-ES"/>
        </w:rPr>
        <w:t>). En este estudio, estos flujos se calcularon a partir de las anomalías zonales de función corriente como</w:t>
      </w:r>
    </w:p>
    <w:p>
      <w:pPr>
        <w:pStyle w:val="TextBody"/>
        <w:rPr/>
      </w:pPr>
      <w:r>
        <w:rPr/>
      </w:r>
      <m:oMath xmlns:m="http://schemas.openxmlformats.org/officeDocument/2006/math">
        <m:m>
          <m:mr>
            <m:e>
              <m:sSub>
                <m:e>
                  <m:r>
                    <w:rPr>
                      <w:rFonts w:ascii="Cambria Math" w:hAnsi="Cambria Math"/>
                    </w:rPr>
                    <m:t xml:space="preserve">F</m:t>
                  </m:r>
                </m:e>
                <m:sub>
                  <m:r>
                    <w:rPr>
                      <w:rFonts w:ascii="Cambria Math" w:hAnsi="Cambria Math"/>
                    </w:rPr>
                    <m:t xml:space="preserve">λ</m:t>
                  </m:r>
                </m:sub>
              </m:sSub>
            </m:e>
            <m:e>
              <m:f>
                <m:num>
                  <m:r>
                    <w:rPr>
                      <w:rFonts w:ascii="Cambria Math" w:hAnsi="Cambria Math"/>
                    </w:rPr>
                    <m:t xml:space="preserve">p</m:t>
                  </m:r>
                </m:num>
                <m:den>
                  <m:r>
                    <w:rPr>
                      <w:rFonts w:ascii="Cambria Math" w:hAnsi="Cambria Math"/>
                    </w:rPr>
                    <m:t xml:space="preserve">2000</m:t>
                  </m:r>
                  <m:sSup>
                    <m:e>
                      <m:r>
                        <w:rPr>
                          <w:rFonts w:ascii="Cambria Math" w:hAnsi="Cambria Math"/>
                        </w:rPr>
                        <m:t xml:space="preserve">a</m:t>
                      </m:r>
                    </m:e>
                    <m:sup>
                      <m:r>
                        <w:rPr>
                          <w:rFonts w:ascii="Cambria Math" w:hAnsi="Cambria Math"/>
                        </w:rPr>
                        <m:t xml:space="preserve">2</m:t>
                      </m:r>
                    </m:sup>
                  </m:sSup>
                  <m:r>
                    <w:rPr>
                      <w:rFonts w:ascii="Cambria Math" w:hAnsi="Cambria Math"/>
                    </w:rPr>
                    <m:t xml:space="preserve">cosϕ</m:t>
                  </m:r>
                </m:den>
              </m:f>
              <m:d>
                <m:dPr>
                  <m:begChr m:val="["/>
                  <m:endChr m:val="]"/>
                </m:dPr>
                <m:e>
                  <m:sSup>
                    <m:e>
                      <m:d>
                        <m:dPr>
                          <m:begChr m:val="("/>
                          <m:endChr m:val=")"/>
                        </m:dPr>
                        <m:e>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den>
                          </m:f>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ψ</m:t>
                      </m:r>
                    </m:e>
                    <m:sup/>
                  </m:sSup>
                  <m:f>
                    <m:num>
                      <m:sSup>
                        <m:e>
                          <m:r>
                            <w:rPr>
                              <w:rFonts w:ascii="Cambria Math" w:hAnsi="Cambria Math"/>
                            </w:rPr>
                            <m:t xml:space="preserve">∂</m:t>
                          </m:r>
                        </m:e>
                        <m:sup>
                          <m:r>
                            <w:rPr>
                              <w:rFonts w:ascii="Cambria Math" w:hAnsi="Cambria Math"/>
                            </w:rPr>
                            <m:t xml:space="preserve">2</m:t>
                          </m:r>
                        </m:sup>
                      </m:sSup>
                      <m:sSup>
                        <m:e>
                          <m:r>
                            <w:rPr>
                              <w:rFonts w:ascii="Cambria Math" w:hAnsi="Cambria Math"/>
                            </w:rPr>
                            <m:t xml:space="preserve">ψ</m:t>
                          </m:r>
                        </m:e>
                        <m:sup/>
                      </m:sSup>
                    </m:num>
                    <m:den>
                      <m:r>
                        <w:rPr>
                          <w:rFonts w:ascii="Cambria Math" w:hAnsi="Cambria Math"/>
                        </w:rPr>
                        <m:t xml:space="preserve">∂</m:t>
                      </m:r>
                      <m:sSup>
                        <m:e>
                          <m:r>
                            <w:rPr>
                              <w:rFonts w:ascii="Cambria Math" w:hAnsi="Cambria Math"/>
                            </w:rPr>
                            <m:t xml:space="preserve">λ</m:t>
                          </m:r>
                        </m:e>
                        <m:sup>
                          <m:r>
                            <w:rPr>
                              <w:rFonts w:ascii="Cambria Math" w:hAnsi="Cambria Math"/>
                            </w:rPr>
                            <m:t xml:space="preserve">2</m:t>
                          </m:r>
                        </m:sup>
                      </m:sSup>
                    </m:den>
                  </m:f>
                </m:e>
              </m:d>
            </m:e>
          </m:mr>
          <m:mr>
            <m:e>
              <m:sSub>
                <m:e>
                  <m:r>
                    <w:rPr>
                      <w:rFonts w:ascii="Cambria Math" w:hAnsi="Cambria Math"/>
                    </w:rPr>
                    <m:t xml:space="preserve">F</m:t>
                  </m:r>
                </m:e>
                <m:sub>
                  <m:r>
                    <w:rPr>
                      <w:rFonts w:ascii="Cambria Math" w:hAnsi="Cambria Math"/>
                    </w:rPr>
                    <m:t xml:space="preserve">ϕ</m:t>
                  </m:r>
                </m:sub>
              </m:sSub>
            </m:e>
            <m:e>
              <m:f>
                <m:num>
                  <m:r>
                    <w:rPr>
                      <w:rFonts w:ascii="Cambria Math" w:hAnsi="Cambria Math"/>
                    </w:rPr>
                    <m:t xml:space="preserve">p</m:t>
                  </m:r>
                </m:num>
                <m:den>
                  <m:r>
                    <w:rPr>
                      <w:rFonts w:ascii="Cambria Math" w:hAnsi="Cambria Math"/>
                    </w:rPr>
                    <m:t xml:space="preserve">2000</m:t>
                  </m:r>
                  <m:sSup>
                    <m:e>
                      <m:r>
                        <w:rPr>
                          <w:rFonts w:ascii="Cambria Math" w:hAnsi="Cambria Math"/>
                        </w:rPr>
                        <m:t xml:space="preserve">a</m:t>
                      </m:r>
                    </m:e>
                    <m:sup>
                      <m:r>
                        <w:rPr>
                          <w:rFonts w:ascii="Cambria Math" w:hAnsi="Cambria Math"/>
                        </w:rPr>
                        <m:t xml:space="preserve">2</m:t>
                      </m:r>
                    </m:sup>
                  </m:sSup>
                </m:den>
              </m:f>
              <m:d>
                <m:dPr>
                  <m:begChr m:val="("/>
                  <m:endChr m:val=")"/>
                </m:dPr>
                <m:e>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den>
                  </m:f>
                  <m:f>
                    <m:num>
                      <m:r>
                        <w:rPr>
                          <w:rFonts w:ascii="Cambria Math" w:hAnsi="Cambria Math"/>
                        </w:rPr>
                        <m:t xml:space="preserve">∂</m:t>
                      </m:r>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ϕ</m:t>
                      </m:r>
                    </m:den>
                  </m:f>
                  <m:r>
                    <w:rPr>
                      <w:rFonts w:ascii="Cambria Math" w:hAnsi="Cambria Math"/>
                    </w:rPr>
                    <m:t xml:space="preserve">−</m:t>
                  </m:r>
                  <m:sSup>
                    <m:e>
                      <m:r>
                        <w:rPr>
                          <w:rFonts w:ascii="Cambria Math" w:hAnsi="Cambria Math"/>
                        </w:rPr>
                        <m:t xml:space="preserve">ψ</m:t>
                      </m:r>
                    </m:e>
                    <m:sup/>
                  </m:sSup>
                  <m:f>
                    <m:num>
                      <m:sSup>
                        <m:e>
                          <m:r>
                            <w:rPr>
                              <w:rFonts w:ascii="Cambria Math" w:hAnsi="Cambria Math"/>
                            </w:rPr>
                            <m:t xml:space="preserve">∂</m:t>
                          </m:r>
                        </m:e>
                        <m:sup>
                          <m:r>
                            <w:rPr>
                              <w:rFonts w:ascii="Cambria Math" w:hAnsi="Cambria Math"/>
                            </w:rPr>
                            <m:t xml:space="preserve">2</m:t>
                          </m:r>
                        </m:sup>
                      </m:sSup>
                      <m:sSup>
                        <m:e>
                          <m:r>
                            <w:rPr>
                              <w:rFonts w:ascii="Cambria Math" w:hAnsi="Cambria Math"/>
                            </w:rPr>
                            <m:t xml:space="preserve">ψ</m:t>
                          </m:r>
                        </m:e>
                        <m:sup/>
                      </m:sSup>
                    </m:num>
                    <m:den>
                      <m:r>
                        <w:rPr>
                          <w:rFonts w:ascii="Cambria Math" w:hAnsi="Cambria Math"/>
                        </w:rPr>
                        <m:t xml:space="preserve">∂</m:t>
                      </m:r>
                      <m:r>
                        <w:rPr>
                          <w:rFonts w:ascii="Cambria Math" w:hAnsi="Cambria Math"/>
                        </w:rPr>
                        <m:t xml:space="preserve">λ</m:t>
                      </m:r>
                      <m:r>
                        <w:rPr>
                          <w:rFonts w:ascii="Cambria Math" w:hAnsi="Cambria Math"/>
                        </w:rPr>
                        <m:t xml:space="preserve">∂</m:t>
                      </m:r>
                      <m:r>
                        <w:rPr>
                          <w:rFonts w:ascii="Cambria Math" w:hAnsi="Cambria Math"/>
                        </w:rPr>
                        <m:t xml:space="preserve">ϕ</m:t>
                      </m:r>
                    </m:den>
                  </m:f>
                </m:e>
              </m:d>
            </m:e>
          </m:mr>
        </m:m>
      </m:oMath>
    </w:p>
    <w:p>
      <w:pPr>
        <w:pStyle w:val="FirstParagraph"/>
        <w:rPr/>
      </w:pPr>
      <w:r>
        <w:rPr>
          <w:lang w:val="es-ES"/>
        </w:rPr>
        <w:t xml:space="preserve">donde </w:t>
      </w:r>
      <w:r>
        <w:rPr>
          <w:lang w:val="es-ES"/>
        </w:rPr>
      </w:r>
      <m:oMath xmlns:m="http://schemas.openxmlformats.org/officeDocument/2006/math">
        <m:r>
          <w:rPr>
            <w:rFonts w:ascii="Cambria Math" w:hAnsi="Cambria Math"/>
          </w:rPr>
          <m:t xml:space="preserve">p</m:t>
        </m:r>
      </m:oMath>
      <w:r>
        <w:rPr>
          <w:lang w:val="es-ES"/>
        </w:rPr>
        <w:t xml:space="preserve"> es la presión, </w:t>
      </w:r>
      <w:r>
        <w:rPr>
          <w:lang w:val="es-ES"/>
        </w:rPr>
      </w:r>
      <m:oMath xmlns:m="http://schemas.openxmlformats.org/officeDocument/2006/math">
        <m:r>
          <w:rPr>
            <w:rFonts w:ascii="Cambria Math" w:hAnsi="Cambria Math"/>
          </w:rPr>
          <m:t xml:space="preserve">ϕ</m:t>
        </m:r>
      </m:oMath>
      <w:r>
        <w:rPr>
          <w:lang w:val="es-ES"/>
        </w:rPr>
        <w:t xml:space="preserve"> la latidud, </w:t>
      </w:r>
      <w:r>
        <w:rPr>
          <w:lang w:val="es-ES"/>
        </w:rPr>
      </w:r>
      <m:oMath xmlns:m="http://schemas.openxmlformats.org/officeDocument/2006/math">
        <m:r>
          <w:rPr>
            <w:rFonts w:ascii="Cambria Math" w:hAnsi="Cambria Math"/>
          </w:rPr>
          <m:t xml:space="preserve">λ</m:t>
        </m:r>
      </m:oMath>
      <w:r>
        <w:rPr>
          <w:lang w:val="es-ES"/>
        </w:rPr>
        <w:t xml:space="preserve"> la longitud, </w:t>
      </w:r>
      <w:r>
        <w:rPr>
          <w:lang w:val="es-ES"/>
        </w:rPr>
      </w:r>
      <m:oMath xmlns:m="http://schemas.openxmlformats.org/officeDocument/2006/math">
        <m:r>
          <w:rPr>
            <w:rFonts w:ascii="Cambria Math" w:hAnsi="Cambria Math"/>
          </w:rPr>
          <m:t xml:space="preserve">a</m:t>
        </m:r>
      </m:oMath>
      <w:r>
        <w:rPr>
          <w:lang w:val="es-ES"/>
        </w:rPr>
        <w:t xml:space="preserve"> es el radio de la Tierra (tomado como 6371km) y </w:t>
      </w:r>
      <w:r>
        <w:rPr>
          <w:lang w:val="es-ES"/>
        </w:rPr>
      </w:r>
      <m:oMath xmlns:m="http://schemas.openxmlformats.org/officeDocument/2006/math">
        <m:sSup>
          <m:e>
            <m:r>
              <w:rPr>
                <w:rFonts w:ascii="Cambria Math" w:hAnsi="Cambria Math"/>
              </w:rPr>
              <m:t xml:space="preserve">ψ</m:t>
            </m:r>
          </m:e>
          <m:sup/>
        </m:sSup>
      </m:oMath>
      <w:r>
        <w:rPr>
          <w:lang w:val="es-ES"/>
        </w:rPr>
        <w:t xml:space="preserve"> es la anomalía zonal de la función corriente (Vera et al., </w:t>
      </w:r>
      <w:hyperlink w:anchor="ref-Vera2004">
        <w:r>
          <w:rPr>
            <w:rStyle w:val="InternetLink"/>
            <w:lang w:val="es-ES"/>
          </w:rPr>
          <w:t>2004</w:t>
        </w:r>
      </w:hyperlink>
      <w:r>
        <w:rPr>
          <w:lang w:val="es-ES"/>
        </w:rPr>
        <w:t>).</w:t>
      </w:r>
    </w:p>
    <w:p>
      <w:pPr>
        <w:pStyle w:val="TextBody"/>
        <w:rPr/>
      </w:pPr>
      <w:commentRangeStart w:id="14"/>
      <w:r>
        <w:rPr>
          <w:lang w:val="es-ES"/>
        </w:rPr>
        <w:t xml:space="preserve">El análisis de componentes principales </w:t>
      </w:r>
      <w:r>
        <w:rPr>
          <w:lang w:val="es-ES"/>
        </w:rPr>
      </w:r>
      <w:commentRangeEnd w:id="14"/>
      <w:r>
        <w:commentReference w:id="14"/>
      </w:r>
      <w:r>
        <w:rPr>
          <w:lang w:val="es-ES"/>
        </w:rPr>
        <w:t xml:space="preserve">se realizó mediante la función </w:t>
      </w:r>
      <w:r>
        <w:rPr>
          <w:rStyle w:val="VerbatimChar"/>
          <w:lang w:val="es-ES"/>
        </w:rPr>
        <w:t>EOF()</w:t>
      </w:r>
      <w:r>
        <w:rPr>
          <w:lang w:val="es-ES"/>
        </w:rPr>
        <w:t xml:space="preserve"> del paquete </w:t>
      </w:r>
      <w:r>
        <w:rPr>
          <w:rStyle w:val="VerbatimChar"/>
          <w:lang w:val="es-ES"/>
        </w:rPr>
        <w:t>metR</w:t>
      </w:r>
      <w:r>
        <w:rPr>
          <w:lang w:val="es-ES"/>
        </w:rPr>
        <w:t xml:space="preserve"> (Campitelli, </w:t>
      </w:r>
      <w:hyperlink w:anchor="ref-R-metR">
        <w:r>
          <w:rPr>
            <w:rStyle w:val="InternetLink"/>
            <w:lang w:val="es-ES"/>
          </w:rPr>
          <w:t>2017</w:t>
        </w:r>
      </w:hyperlink>
      <w:r>
        <w:rPr>
          <w:lang w:val="es-ES"/>
        </w:rPr>
        <w:t>), la cual realiza una descomposición en valores singulares de la matriz de datos. Este método es preferible al cálculo de autovalores y autovectores sobre la matriz de correlación o covarianza ya que es numéricamente más estable (¿cita?). Los datos de geopotencial fueron pesados por la raiz cuadrada del coseno de la latitud.</w:t>
      </w:r>
    </w:p>
    <w:p>
      <w:pPr>
        <w:pStyle w:val="TextBody"/>
        <w:rPr>
          <w:lang w:val="es-ES"/>
        </w:rPr>
      </w:pPr>
      <w:r>
        <w:rPr>
          <w:lang w:val="es-ES"/>
        </w:rPr>
        <w:t xml:space="preserve">Se calcularon campos de anomalía zonal de geopotencial eliminando la influencia de las ondas planetarias 1 y 2. </w:t>
      </w:r>
      <w:r>
        <w:rPr>
          <w:lang w:val="es-ES"/>
          <w:rPrChange w:id="0" w:author="Carolina Vera" w:date="2018-02-28T15:59:00Z"/>
        </w:rPr>
        <w:t>Para esto se reconstruyeron los campos de anomalía zonal de geopotencial de QS1 y QS2 mediante Fourier y luego se restaron al campo de anomalía zonal total.</w:t>
      </w:r>
    </w:p>
    <w:p>
      <w:pPr>
        <w:pStyle w:val="Heading1"/>
        <w:rPr>
          <w:lang w:val="es-ES"/>
        </w:rPr>
      </w:pPr>
      <w:bookmarkStart w:id="7" w:name="climatologia-observada"/>
      <w:bookmarkEnd w:id="7"/>
      <w:r>
        <w:rPr>
          <w:lang w:val="es-ES"/>
        </w:rPr>
        <w:t>Climatología observada</w:t>
      </w:r>
    </w:p>
    <w:p>
      <w:pPr>
        <w:pStyle w:val="FirstParagraph"/>
        <w:rPr>
          <w:lang w:val="es-ES"/>
        </w:rPr>
      </w:pPr>
      <w:r>
        <w:rPr>
          <w:lang w:val="es-ES"/>
        </w:rPr>
        <w:t>En este capítulo se presentan campos medios y anomalías zonales de altura geopotencial, temperatura, viento zonal, viento meridi</w:t>
      </w:r>
      <w:ins w:id="117" w:author="Carolina Vera" w:date="2018-02-28T17:12:00Z">
        <w:r>
          <w:rPr>
            <w:lang w:val="es-ES"/>
          </w:rPr>
          <w:t>o</w:t>
        </w:r>
      </w:ins>
      <w:r>
        <w:rPr>
          <w:lang w:val="es-ES"/>
        </w:rPr>
        <w:t xml:space="preserve">nal, función corriente, gradiente meridional de vorticidad absoluta y el número de onda estacionario, como introducción general al estado medio de la atmósfera sobre el cual se desarrollan las ondas estacionarias. Luego se analizan los campos de amplitud y varianza explicada por las </w:t>
      </w:r>
      <w:ins w:id="118" w:author="Leandro" w:date="2018-03-02T10:36:00Z">
        <w:r>
          <w:rPr>
            <w:lang w:val="es-ES"/>
          </w:rPr>
          <w:t xml:space="preserve">distintas </w:t>
        </w:r>
      </w:ins>
      <w:del w:id="119" w:author="Carolina Vera" w:date="2018-02-28T16:51:00Z">
        <w:r>
          <w:rPr>
            <w:lang w:val="es-ES"/>
          </w:rPr>
          <w:delText>ondas cuasiestacionarias</w:delText>
        </w:r>
      </w:del>
      <w:ins w:id="120" w:author="Carolina Vera" w:date="2018-02-28T16:51:00Z">
        <w:r>
          <w:rPr>
            <w:lang w:val="es-ES"/>
          </w:rPr>
          <w:t>QS</w:t>
        </w:r>
      </w:ins>
      <w:r>
        <w:rPr>
          <w:lang w:val="es-ES"/>
        </w:rPr>
        <w:t xml:space="preserve"> </w:t>
      </w:r>
      <w:del w:id="121" w:author="Carolina Vera" w:date="2018-02-28T17:12:00Z">
        <w:r>
          <w:rPr>
            <w:lang w:val="es-ES"/>
          </w:rPr>
          <w:delText>(QS)</w:delText>
        </w:r>
      </w:del>
      <w:del w:id="122" w:author="Leandro" w:date="2018-03-02T10:36:00Z">
        <w:r>
          <w:rPr>
            <w:lang w:val="es-ES"/>
          </w:rPr>
          <w:delText xml:space="preserve"> en sí mismas</w:delText>
        </w:r>
      </w:del>
      <w:r>
        <w:rPr>
          <w:lang w:val="es-ES"/>
        </w:rPr>
        <w:t>.</w:t>
      </w:r>
    </w:p>
    <w:p>
      <w:pPr>
        <w:pStyle w:val="Heading2"/>
        <w:rPr>
          <w:lang w:val="es-ES"/>
        </w:rPr>
      </w:pPr>
      <w:bookmarkStart w:id="8" w:name="altura-geopotencial"/>
      <w:bookmarkEnd w:id="8"/>
      <w:r>
        <w:rPr>
          <w:lang w:val="es-ES"/>
        </w:rPr>
        <w:t>Altura geopotencial</w:t>
      </w:r>
    </w:p>
    <w:p>
      <w:pPr>
        <w:pStyle w:val="FirstParagraph"/>
        <w:rPr>
          <w:lang w:val="es-ES"/>
        </w:rPr>
      </w:pPr>
      <w:r>
        <w:rPr>
          <w:lang w:val="es-ES"/>
        </w:rPr>
        <w:t xml:space="preserve">El campo de altura geopotencial media (Z, ) muestra una estructura marcadamente zonal en todos los niveles y estaciones. En verano el gradiente meridional de Z es máximo en </w:t>
      </w:r>
      <w:commentRangeStart w:id="15"/>
      <w:r>
        <w:rPr>
          <w:lang w:val="es-ES"/>
        </w:rPr>
        <w:t xml:space="preserve">200hPa, </w:t>
      </w:r>
      <w:r>
        <w:rPr>
          <w:lang w:val="es-ES"/>
        </w:rPr>
      </w:r>
      <w:commentRangeEnd w:id="15"/>
      <w:r>
        <w:commentReference w:id="15"/>
      </w:r>
      <w:r>
        <w:rPr>
          <w:lang w:val="es-ES"/>
        </w:rPr>
        <w:t>reduciéndose en 500hPa y por encima de 100hPa. En 50hPa el gradiente es prácticamente nulo y en niveles superiores, éste se invierte en comparación a los inferiores (no se muestra). En otoño el máximo de gradiente todavía se da en 200hPa, pero contin</w:t>
      </w:r>
      <w:ins w:id="123" w:author="Carolina Vera" w:date="2018-02-28T17:18:00Z">
        <w:r>
          <w:rPr>
            <w:lang w:val="es-ES"/>
          </w:rPr>
          <w:t>ú</w:t>
        </w:r>
      </w:ins>
      <w:del w:id="124" w:author="Carolina Vera" w:date="2018-02-28T17:18:00Z">
        <w:r>
          <w:rPr>
            <w:lang w:val="es-ES"/>
          </w:rPr>
          <w:delText>u</w:delText>
        </w:r>
      </w:del>
      <w:r>
        <w:rPr>
          <w:lang w:val="es-ES"/>
        </w:rPr>
        <w:t>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lang w:val="es-ES"/>
        </w:rPr>
      </w:pPr>
      <w:r>
        <w:rPr>
          <w:lang w:val="es-ES"/>
        </w:rPr>
        <w:t>El aumento del gradiente meridional de geopotencial en invierno y primavera en niveles altos está relacionado con la generación del vórtice polar que a</w:t>
      </w:r>
      <w:del w:id="125" w:author="Carolina Vera" w:date="2018-02-28T17:18:00Z">
        <w:r>
          <w:rPr>
            <w:lang w:val="es-ES"/>
          </w:rPr>
          <w:delText>i</w:delText>
        </w:r>
      </w:del>
      <w:ins w:id="126" w:author="Carolina Vera" w:date="2018-02-28T17:18:00Z">
        <w:r>
          <w:rPr>
            <w:lang w:val="es-ES"/>
          </w:rPr>
          <w:t>í</w:t>
        </w:r>
      </w:ins>
      <w:r>
        <w:rPr>
          <w:lang w:val="es-ES"/>
        </w:rPr>
        <w:t>sla las latitudes polares de las latitudes medias. En 200hPa, en cambio, es evidente el gradiente asociado con el jet subtropical, que es más intenso en invierno y más débil en verano.</w:t>
      </w:r>
    </w:p>
    <w:p>
      <w:pPr>
        <w:pStyle w:val="TextBody"/>
        <w:rPr>
          <w:lang w:val="es-ES"/>
        </w:rPr>
      </w:pPr>
      <w:r>
        <w:rPr>
          <w:lang w:val="es-ES"/>
        </w:rPr>
        <w:t>En la</w:t>
      </w:r>
      <w:commentRangeStart w:id="16"/>
      <w:r>
        <w:rPr>
          <w:lang w:val="es-ES"/>
        </w:rPr>
        <w:t xml:space="preserve">  </w:t>
      </w:r>
      <w:r>
        <w:rPr>
          <w:lang w:val="es-ES"/>
        </w:rPr>
      </w:r>
      <w:commentRangeEnd w:id="16"/>
      <w:r>
        <w:commentReference w:id="16"/>
      </w:r>
      <w:r>
        <w:rPr>
          <w:lang w:val="es-ES"/>
        </w:rPr>
        <w:t>se muestra, para cada latitud y mes, el desvío estándar de Z con respecto a la media zonal (</w:t>
      </w:r>
      <w:r>
        <w:rPr>
          <w:lang w:val="es-ES"/>
        </w:rPr>
      </w:r>
      <m:oMath xmlns:m="http://schemas.openxmlformats.org/officeDocument/2006/math">
        <m:sSub>
          <m:e>
            <m:r>
              <w:rPr>
                <w:rFonts w:ascii="Cambria Math" w:hAnsi="Cambria Math"/>
              </w:rPr>
              <m:t xml:space="preserve">σ</m:t>
            </m:r>
          </m:e>
          <m:sub>
            <m:r>
              <w:rPr>
                <w:rFonts w:ascii="Cambria Math" w:hAnsi="Cambria Math"/>
              </w:rPr>
              <m:t xml:space="preserve">z</m:t>
            </m:r>
          </m:sub>
        </m:sSub>
      </m:oMath>
      <w:r>
        <w:rPr>
          <w:lang w:val="es-ES"/>
        </w:rPr>
        <w:t>). En todos los niveles la variación meridional es muy similar con un máximo principal al</w:t>
      </w:r>
      <w:del w:id="127" w:author="Carolina Vera" w:date="2018-02-28T17:19:00Z">
        <w:r>
          <w:rPr>
            <w:lang w:val="es-ES"/>
          </w:rPr>
          <w:delText xml:space="preserve"> </w:delText>
        </w:r>
      </w:del>
      <w:r>
        <w:rPr>
          <w:lang w:val="es-ES"/>
        </w:rPr>
        <w:t xml:space="preserve">rededor de 60°S durante todo el año y un máximo secundario en 30°S que aparece sólo entre junio y septiembre. El ciclo anual de </w:t>
      </w:r>
      <w:r>
        <w:rPr>
          <w:lang w:val="es-ES"/>
        </w:rPr>
      </w:r>
      <m:oMath xmlns:m="http://schemas.openxmlformats.org/officeDocument/2006/math">
        <m:sSub>
          <m:e>
            <m:r>
              <w:rPr>
                <w:rFonts w:ascii="Cambria Math" w:hAnsi="Cambria Math"/>
              </w:rPr>
              <m:t xml:space="preserve">σ</m:t>
            </m:r>
          </m:e>
          <m:sub>
            <m:r>
              <w:rPr>
                <w:rFonts w:ascii="Cambria Math" w:hAnsi="Cambria Math"/>
              </w:rPr>
              <m:t xml:space="preserve">z</m:t>
            </m:r>
          </m:sub>
        </m:sSub>
      </m:oMath>
      <w:r>
        <w:rPr>
          <w:lang w:val="es-ES"/>
        </w:rPr>
        <w:t xml:space="preserve"> también es similar entre niveles</w:t>
      </w:r>
      <w:ins w:id="128" w:author="Carolina Vera" w:date="2018-02-28T17:19:00Z">
        <w:r>
          <w:rPr>
            <w:lang w:val="es-ES"/>
          </w:rPr>
          <w:t>,</w:t>
        </w:r>
      </w:ins>
      <w:r>
        <w:rPr>
          <w:lang w:val="es-ES"/>
        </w:rPr>
        <w:t xml:space="preserve"> </w:t>
      </w:r>
      <w:commentRangeStart w:id="17"/>
      <w:r>
        <w:rPr>
          <w:lang w:val="es-ES"/>
        </w:rPr>
        <w:t>aunque con marcadas diferencias</w:t>
      </w:r>
      <w:r>
        <w:rPr>
          <w:lang w:val="es-ES"/>
        </w:rPr>
      </w:r>
      <w:commentRangeEnd w:id="17"/>
      <w:r>
        <w:commentReference w:id="17"/>
      </w:r>
      <w:r>
        <w:rPr>
          <w:lang w:val="es-ES"/>
        </w:rPr>
        <w:t>. En 100hPa el máximo absoluto se da en octubre, mientras que</w:t>
      </w:r>
      <w:ins w:id="129" w:author="Carolina Vera" w:date="2018-02-28T17:20:00Z">
        <w:r>
          <w:rPr>
            <w:lang w:val="es-ES"/>
          </w:rPr>
          <w:t>,</w:t>
        </w:r>
      </w:ins>
      <w:r>
        <w:rPr>
          <w:lang w:val="es-ES"/>
        </w:rPr>
        <w:t xml:space="preserve"> en los niveles más bajos, éste se da en agosto.</w:t>
      </w:r>
    </w:p>
    <w:p>
      <w:pPr>
        <w:pStyle w:val="FigurewithCaption"/>
        <w:rPr/>
      </w:pPr>
      <w:r>
        <w:rPr/>
        <w:drawing>
          <wp:inline distT="0" distB="0" distL="0" distR="0">
            <wp:extent cx="5334000" cy="3501390"/>
            <wp:effectExtent l="0" t="0" r="0" b="0"/>
            <wp:docPr id="1" name="Picture" descr="Desvío estándar de Z por círculo de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esvío estándar de Z por círculo de latitud (NCEP)."/>
                    <pic:cNvPicPr>
                      <a:picLocks noChangeAspect="1" noChangeArrowheads="1"/>
                    </pic:cNvPicPr>
                  </pic:nvPicPr>
                  <pic:blipFill>
                    <a:blip r:embed="rId2"/>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Desvío estándar de Z por círculo de latitud (NCEP).</w:t>
      </w:r>
    </w:p>
    <w:p>
      <w:pPr>
        <w:pStyle w:val="TextBody"/>
        <w:rPr>
          <w:lang w:val="es-ES"/>
          <w:del w:id="131" w:author="Leandro" w:date="2018-03-02T11:07:00Z"/>
        </w:rPr>
      </w:pPr>
      <w:r>
        <w:rPr>
          <w:lang w:val="es-ES"/>
        </w:rPr>
        <w:t>Las anomalías zonales de geopotencial (Z*, ) muestran una preponderancia de la onda 1 (QS1) con una amplitud máxima en la estratósfera de primavera. Pueden diferenciarse dos QS1 distintas; una centrada en ~60°S y con el centro anticiclónico al</w:t>
      </w:r>
      <w:del w:id="130" w:author="Carolina Vera" w:date="2018-02-28T17:21:00Z">
        <w:r>
          <w:rPr>
            <w:lang w:val="es-ES"/>
          </w:rPr>
          <w:delText xml:space="preserve"> </w:delText>
        </w:r>
      </w:del>
      <w:r>
        <w:rPr>
          <w:lang w:val="es-ES"/>
        </w:rPr>
        <w:t>rededor de la línea de fecha, y la otra centrada en 75°S sobre la costa del continente antártico y el centro anticiclónico entre 120 y 60°O. Quintanar y Mechoso (</w:t>
      </w:r>
      <w:hyperlink w:anchor="ref-Quintanar1995">
        <w:r>
          <w:rPr>
            <w:rStyle w:val="InternetLink"/>
            <w:lang w:val="es-ES"/>
          </w:rPr>
          <w:t>1995</w:t>
        </w:r>
      </w:hyperlink>
      <w:hyperlink w:anchor="ref-Quintanar1995">
        <w:r>
          <w:rPr>
            <w:rStyle w:val="InternetLink"/>
            <w:lang w:val="es-ES"/>
          </w:rPr>
          <w:t>b</w:t>
        </w:r>
      </w:hyperlink>
      <w:r>
        <w:rPr>
          <w:lang w:val="es-ES"/>
        </w:rPr>
        <w:t>) concluyeron que la primer QS1 está asociada principalmente con forzantes de latitudes bajas mientras que la segunda responde a la orografía del continente antártico.</w:t>
      </w:r>
    </w:p>
    <w:p>
      <w:pPr>
        <w:pStyle w:val="TextBody"/>
        <w:rPr/>
      </w:pPr>
      <w:r>
        <w:rPr>
          <w:lang w:val="es-ES"/>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w:t>
      </w:r>
      <w:ins w:id="132" w:author="Carolina Vera" w:date="2018-02-28T17:22:00Z">
        <w:r>
          <w:rPr>
            <w:lang w:val="es-ES"/>
          </w:rPr>
          <w:t xml:space="preserve">(alta de Bolivia) </w:t>
        </w:r>
      </w:ins>
      <w:r>
        <w:rPr>
          <w:lang w:val="es-ES"/>
        </w:rPr>
        <w:t>con un centro ciclónico al noroeste</w:t>
      </w:r>
      <w:ins w:id="133" w:author="Carolina Vera" w:date="2018-02-28T17:22:00Z">
        <w:r>
          <w:rPr>
            <w:lang w:val="es-ES"/>
          </w:rPr>
          <w:t xml:space="preserve"> y otro al noreste (Baja del Nordeste</w:t>
        </w:r>
      </w:ins>
      <w:ins w:id="134" w:author="Leandro" w:date="2018-03-02T11:05:00Z">
        <w:r>
          <w:rPr>
            <w:lang w:val="es-ES"/>
          </w:rPr>
          <w:t>)</w:t>
        </w:r>
      </w:ins>
      <w:r>
        <w:rPr>
          <w:lang w:val="es-ES"/>
        </w:rPr>
        <w:t xml:space="preserve">. Estas anomalías </w:t>
      </w:r>
      <w:del w:id="135" w:author="Carolina Vera" w:date="2018-02-28T17:22:00Z">
        <w:r>
          <w:rPr>
            <w:lang w:val="es-ES"/>
          </w:rPr>
          <w:delText xml:space="preserve">(la alta de Bolivia y la baja del noroeste) </w:delText>
        </w:r>
      </w:del>
      <w:r>
        <w:rPr>
          <w:lang w:val="es-ES"/>
        </w:rPr>
        <w:t xml:space="preserve">son características del Sistema Monzónico Sudamericano (Vera et al., </w:t>
      </w:r>
      <w:hyperlink w:anchor="ref-Vera2006">
        <w:r>
          <w:rPr>
            <w:rStyle w:val="InternetLink"/>
            <w:lang w:val="es-ES"/>
          </w:rPr>
          <w:t>2006</w:t>
        </w:r>
      </w:hyperlink>
      <w:r>
        <w:rPr>
          <w:lang w:val="es-ES"/>
        </w:rPr>
        <w:t>).</w:t>
      </w:r>
    </w:p>
    <w:p>
      <w:pPr>
        <w:pStyle w:val="TextBody"/>
        <w:rPr>
          <w:lang w:val="es-ES"/>
          <w:del w:id="138" w:author="Leandro" w:date="2018-03-02T11:07:00Z"/>
        </w:rPr>
      </w:pPr>
      <w:r>
        <w:rPr>
          <w:lang w:val="es-ES"/>
        </w:rPr>
        <w:t>En la  se muestra un corte zonal en 60°S de Z*. Se aprecia la coherencia vertical de la QS1 y es evidente la inclinación hacia el oeste con la altura en todas las estaciones salvo en verano, en coincidencia con lo encontrado por Quintanar y Mechoso (</w:t>
      </w:r>
      <w:hyperlink w:anchor="ref-Quintanar1995a">
        <w:r>
          <w:rPr>
            <w:rStyle w:val="InternetLink"/>
            <w:lang w:val="es-ES"/>
          </w:rPr>
          <w:t>1995</w:t>
        </w:r>
      </w:hyperlink>
      <w:hyperlink w:anchor="ref-Quintanar1995a">
        <w:r>
          <w:rPr>
            <w:rStyle w:val="InternetLink"/>
            <w:lang w:val="es-ES"/>
          </w:rPr>
          <w:t>a</w:t>
        </w:r>
      </w:hyperlink>
      <w:r>
        <w:rPr>
          <w:lang w:val="es-ES"/>
        </w:rPr>
        <w:t>). Karoly (</w:t>
      </w:r>
      <w:hyperlink w:anchor="ref-Karoly1985">
        <w:r>
          <w:rPr>
            <w:rStyle w:val="InternetLink"/>
            <w:lang w:val="es-ES"/>
          </w:rPr>
          <w:t>1985</w:t>
        </w:r>
      </w:hyperlink>
      <w:r>
        <w:rPr>
          <w:lang w:val="es-ES"/>
        </w:rPr>
        <w:t xml:space="preserve">) describió una estructura </w:t>
      </w:r>
      <w:del w:id="136" w:author="Carolina Vera" w:date="2018-02-28T17:24:00Z">
        <w:r>
          <w:rPr>
            <w:lang w:val="es-ES"/>
          </w:rPr>
          <w:delText xml:space="preserve">equivalente </w:delText>
        </w:r>
      </w:del>
      <w:r>
        <w:rPr>
          <w:lang w:val="es-ES"/>
        </w:rPr>
        <w:t xml:space="preserve">barotrópica </w:t>
      </w:r>
      <w:ins w:id="137" w:author="Carolina Vera" w:date="2018-02-28T17:24:00Z">
        <w:r>
          <w:rPr>
            <w:lang w:val="es-ES"/>
          </w:rPr>
          <w:t xml:space="preserve">equivalente </w:t>
        </w:r>
      </w:ins>
      <w:r>
        <w:rPr>
          <w:lang w:val="es-ES"/>
        </w:rPr>
        <w:t>tanto en verano como en invierno en 55°S, pero esto se debe a la falta de niveles verticales por encima de los 100hPa que es donde la inclinación es más importante.</w:t>
      </w:r>
    </w:p>
    <w:p>
      <w:pPr>
        <w:pStyle w:val="TextBody"/>
        <w:rPr/>
      </w:pPr>
      <w:r>
        <w:rPr>
          <w:lang w:val="es-ES"/>
        </w:rPr>
        <w:t>La inclinación hacia el oeste</w:t>
      </w:r>
      <w:ins w:id="139" w:author="Leandro" w:date="2018-03-02T11:07:00Z">
        <w:r>
          <w:rPr>
            <w:lang w:val="es-ES"/>
          </w:rPr>
          <w:t xml:space="preserve"> de …</w:t>
        </w:r>
      </w:ins>
      <w:r>
        <w:rPr>
          <w:lang w:val="es-ES"/>
        </w:rPr>
        <w:t xml:space="preserve"> con la latitud () y con la altura () indican que las perturbaciones estacionarias están asociadas con transporte hacia el polo tanto de cantidad de movimiento zonal como de temperatura</w:t>
      </w:r>
      <w:del w:id="140" w:author="Leandro" w:date="2018-03-02T11:08:00Z">
        <w:r>
          <w:rPr>
            <w:lang w:val="es-ES"/>
          </w:rPr>
          <w:delText>, por las perturbaciones</w:delText>
        </w:r>
      </w:del>
      <w:r>
        <w:rPr>
          <w:lang w:val="es-ES"/>
        </w:rPr>
        <w:t xml:space="preserve"> (James, </w:t>
      </w:r>
      <w:hyperlink w:anchor="ref-James">
        <w:r>
          <w:rPr>
            <w:rStyle w:val="InternetLink"/>
            <w:lang w:val="es-ES"/>
          </w:rPr>
          <w:t>1994</w:t>
        </w:r>
      </w:hyperlink>
      <w:r>
        <w:rPr>
          <w:lang w:val="es-ES"/>
        </w:rPr>
        <w:t>). En verano las anomalías zonales tienen una estructura barotrópica equivalente y carecen de inclinación en la horizontal.</w:t>
      </w:r>
    </w:p>
    <w:p>
      <w:pPr>
        <w:pStyle w:val="FigurewithCaption"/>
        <w:rPr/>
      </w:pPr>
      <w:r>
        <w:rPr/>
        <w:drawing>
          <wp:inline distT="0" distB="0" distL="0" distR="0">
            <wp:extent cx="5334000" cy="3501390"/>
            <wp:effectExtent l="0" t="0" r="0" b="0"/>
            <wp:docPr id="2" name="Image1" descr="Corte zonal de anomalía de geopotencial en -60°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rte zonal de anomalía de geopotencial en -60° (NCEP)."/>
                    <pic:cNvPicPr>
                      <a:picLocks noChangeAspect="1" noChangeArrowheads="1"/>
                    </pic:cNvPicPr>
                  </pic:nvPicPr>
                  <pic:blipFill>
                    <a:blip r:embed="rId3"/>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Corte zonal de anomalía de geopotencial en -60° (NCEP).</w:t>
      </w:r>
    </w:p>
    <w:p>
      <w:pPr>
        <w:pStyle w:val="Heading2"/>
        <w:rPr>
          <w:lang w:val="es-ES"/>
        </w:rPr>
      </w:pPr>
      <w:bookmarkStart w:id="9" w:name="temperatura"/>
      <w:bookmarkEnd w:id="9"/>
      <w:r>
        <w:rPr>
          <w:lang w:val="es-ES"/>
        </w:rPr>
        <w:t>Temperatura</w:t>
      </w:r>
    </w:p>
    <w:p>
      <w:pPr>
        <w:pStyle w:val="FirstParagraph"/>
        <w:rPr>
          <w:lang w:val="es-ES"/>
        </w:rPr>
      </w:pPr>
      <w:r>
        <w:rPr>
          <w:lang w:val="es-ES"/>
        </w:rPr>
        <w:t xml:space="preserve">La distribución horizontal de la temperatura media (), al igual que la altura geopotencial media,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w:t>
      </w:r>
      <w:ins w:id="141" w:author="Leandro" w:date="2018-03-02T11:15:00Z">
        <w:r>
          <w:rPr>
            <w:lang w:val="es-ES"/>
          </w:rPr>
          <w:t>En el</w:t>
        </w:r>
      </w:ins>
      <w:del w:id="142" w:author="Leandro" w:date="2018-03-02T11:15:00Z">
        <w:r>
          <w:rPr>
            <w:lang w:val="es-ES"/>
          </w:rPr>
          <w:delText>El</w:delText>
        </w:r>
      </w:del>
      <w:r>
        <w:rPr>
          <w:lang w:val="es-ES"/>
        </w:rPr>
        <w:t xml:space="preserve"> nivel de 850hPa se ven las asimetrías zonales más importantes asociadas con los contrastes de temperatura entre continente y océanos, como el máximo sobre Australia en verano.</w:t>
      </w:r>
    </w:p>
    <w:p>
      <w:pPr>
        <w:pStyle w:val="TextBody"/>
        <w:rPr>
          <w:lang w:val="es-ES"/>
        </w:rPr>
      </w:pPr>
      <w:r>
        <w:rPr>
          <w:lang w:val="es-ES"/>
        </w:rPr>
        <w:t>En 300hPa, el gradiente meridional de temperatura en latitudes medias tiene un importante ciclo anual con máximo en invierno y mínimo en verano. En niveles inferiores, el ciclo anual es menos marcado y más dependiente de la latitud. En 500hPa</w:t>
      </w:r>
      <w:ins w:id="143" w:author="Leandro" w:date="2018-03-02T11:21:00Z">
        <w:r>
          <w:rPr>
            <w:lang w:val="es-ES"/>
          </w:rPr>
          <w:t xml:space="preserve"> y</w:t>
        </w:r>
      </w:ins>
      <w:del w:id="144" w:author="Leandro" w:date="2018-03-02T11:21:00Z">
        <w:r>
          <w:rPr>
            <w:lang w:val="es-ES"/>
          </w:rPr>
          <w:delText>,</w:delText>
        </w:r>
      </w:del>
      <w:r>
        <w:rPr>
          <w:lang w:val="es-ES"/>
        </w:rPr>
        <w:t xml:space="preserve"> en 150°E</w:t>
      </w:r>
      <w:ins w:id="145" w:author="Leandro" w:date="2018-03-02T11:22:00Z">
        <w:r>
          <w:rPr>
            <w:lang w:val="es-ES"/>
          </w:rPr>
          <w:t>,</w:t>
        </w:r>
      </w:ins>
      <w:r>
        <w:rPr>
          <w:lang w:val="es-ES"/>
        </w:rPr>
        <w:t xml:space="preserve"> en 30°S se da un máximo del gradiente meridional de temperatura en invierno con mínimo en verano mientras que en </w:t>
      </w:r>
      <w:del w:id="146" w:author="Leandro" w:date="2018-03-02T11:21:00Z">
        <w:r>
          <w:rPr>
            <w:lang w:val="es-ES"/>
          </w:rPr>
          <w:delText>45</w:delText>
        </w:r>
      </w:del>
      <w:ins w:id="147" w:author="Leandro" w:date="2018-03-02T11:21:00Z">
        <w:r>
          <w:rPr>
            <w:lang w:val="es-ES"/>
          </w:rPr>
          <w:t>50</w:t>
        </w:r>
      </w:ins>
      <w:r>
        <w:rPr>
          <w:lang w:val="es-ES"/>
        </w:rPr>
        <w:t>°S el ciclo es el inverso.</w:t>
      </w:r>
    </w:p>
    <w:p>
      <w:pPr>
        <w:pStyle w:val="FigurewithCaption"/>
        <w:rPr/>
      </w:pPr>
      <w:r>
        <w:rPr/>
        <w:drawing>
          <wp:inline distT="0" distB="0" distL="0" distR="0">
            <wp:extent cx="5334000" cy="3501390"/>
            <wp:effectExtent l="0" t="0" r="0" b="0"/>
            <wp:docPr id="3" name="Image2" descr="Media zonal de la temperatura para cada nivel y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edia zonal de la temperatura para cada nivel y latitud (NCEP)."/>
                    <pic:cNvPicPr>
                      <a:picLocks noChangeAspect="1" noChangeArrowheads="1"/>
                    </pic:cNvPicPr>
                  </pic:nvPicPr>
                  <pic:blipFill>
                    <a:blip r:embed="rId4"/>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Media zonal de la temperatura para cada nivel y latitud (NCEP).</w:t>
      </w:r>
    </w:p>
    <w:p>
      <w:pPr>
        <w:pStyle w:val="TextBody"/>
        <w:rPr/>
      </w:pPr>
      <w:r>
        <w:rPr>
          <w:lang w:val="es-ES"/>
        </w:rPr>
        <w:t>El promedio zonal de la temperatura se muestra en la . Al norte de los 45°</w:t>
      </w:r>
      <w:ins w:id="148" w:author="Leandro" w:date="2018-03-02T11:23:00Z">
        <w:r>
          <w:rPr>
            <w:lang w:val="es-ES"/>
          </w:rPr>
          <w:t>,</w:t>
        </w:r>
      </w:ins>
      <w:r>
        <w:rPr>
          <w:lang w:val="es-ES"/>
        </w:rPr>
        <w:t xml:space="preserve"> durante todo el año</w:t>
      </w:r>
      <w:ins w:id="149" w:author="Leandro" w:date="2018-03-02T11:23:00Z">
        <w:r>
          <w:rPr>
            <w:lang w:val="es-ES"/>
          </w:rPr>
          <w:t>,</w:t>
        </w:r>
      </w:ins>
      <w:r>
        <w:rPr>
          <w:lang w:val="es-ES"/>
        </w:rPr>
        <w:t xml:space="preserve"> la tempertura decrece con la altura por debajo de los 100hPa aproximadamente, donde alcanza un mínimo que marca la tropopausa, y crece por encima. La altura del mínimo de temperatura varía mucho</w:t>
      </w:r>
      <w:ins w:id="150" w:author="Leandro" w:date="2018-03-02T11:24:00Z">
        <w:r>
          <w:rPr>
            <w:lang w:val="es-ES"/>
          </w:rPr>
          <w:t xml:space="preserve"> estacionalmente</w:t>
        </w:r>
      </w:ins>
      <w:r>
        <w:rPr>
          <w:lang w:val="es-ES"/>
        </w:rPr>
        <w:t xml:space="preserve"> al sur de los 45°, siendo mínima en verano (300hPa) y máxima en invierno y otoño (30hPa). Hay que tener en</w:t>
      </w:r>
      <w:ins w:id="151" w:author="Carolina Vera" w:date="2018-02-28T17:25:00Z">
        <w:r>
          <w:rPr>
            <w:lang w:val="es-ES"/>
          </w:rPr>
          <w:t xml:space="preserve"> </w:t>
        </w:r>
      </w:ins>
      <w:r>
        <w:rPr>
          <w:lang w:val="es-ES"/>
        </w:rPr>
        <w:t xml:space="preserve">cuenta, sin embargo, que la tropopausa no está bien definida en el invierno </w:t>
      </w:r>
      <w:ins w:id="152" w:author="Carolina Vera" w:date="2018-02-28T17:25:00Z">
        <w:r>
          <w:rPr>
            <w:lang w:val="es-ES"/>
          </w:rPr>
          <w:t>a</w:t>
        </w:r>
      </w:ins>
      <w:del w:id="153" w:author="Carolina Vera" w:date="2018-02-28T17:25:00Z">
        <w:r>
          <w:rPr>
            <w:lang w:val="es-ES"/>
          </w:rPr>
          <w:delText>A</w:delText>
        </w:r>
      </w:del>
      <w:r>
        <w:rPr>
          <w:lang w:val="es-ES"/>
        </w:rPr>
        <w:t xml:space="preserve">ntártico (Court, </w:t>
      </w:r>
      <w:hyperlink w:anchor="ref-Court1942">
        <w:r>
          <w:rPr>
            <w:rStyle w:val="InternetLink"/>
            <w:lang w:val="es-ES"/>
          </w:rPr>
          <w:t>1942</w:t>
        </w:r>
      </w:hyperlink>
      <w:r>
        <w:rPr>
          <w:lang w:val="es-ES"/>
        </w:rPr>
        <w:t xml:space="preserve"> Zängl (</w:t>
      </w:r>
      <w:hyperlink w:anchor="ref-Zangl2001">
        <w:r>
          <w:rPr>
            <w:rStyle w:val="InternetLink"/>
            <w:lang w:val="es-ES"/>
          </w:rPr>
          <w:t>2001</w:t>
        </w:r>
      </w:hyperlink>
      <w:r>
        <w:rPr>
          <w:lang w:val="es-ES"/>
        </w:rPr>
        <w:t>)) por lo que el uso de la tropopausa térmica no es conveniente. Zängl (</w:t>
      </w:r>
      <w:hyperlink w:anchor="ref-Zangl2001">
        <w:r>
          <w:rPr>
            <w:rStyle w:val="InternetLink"/>
            <w:lang w:val="es-ES"/>
          </w:rPr>
          <w:t>2001</w:t>
        </w:r>
      </w:hyperlink>
      <w:r>
        <w:rPr>
          <w:lang w:val="es-ES"/>
        </w:rPr>
        <w:t>), utilizando datos de ERA para el período 1979-93, encontraron que la tropopausa térmica varía entre los 320hPa en enero y los 170hPa en agosto</w:t>
      </w:r>
      <w:ins w:id="154" w:author="Carolina Vera" w:date="2018-02-28T17:26:00Z">
        <w:r>
          <w:rPr>
            <w:lang w:val="es-ES"/>
          </w:rPr>
          <w:t>,</w:t>
        </w:r>
      </w:ins>
      <w:r>
        <w:rPr>
          <w:lang w:val="es-ES"/>
        </w:rPr>
        <w:t xml:space="preserve"> aunque advierten que el uso del criterio térmi</w:t>
      </w:r>
      <w:ins w:id="155" w:author="Leandro" w:date="2018-03-02T11:25:00Z">
        <w:r>
          <w:rPr>
            <w:lang w:val="es-ES"/>
          </w:rPr>
          <w:t>c</w:t>
        </w:r>
      </w:ins>
      <w:del w:id="156" w:author="Leandro" w:date="2018-03-02T11:25:00Z">
        <w:r>
          <w:rPr>
            <w:lang w:val="es-ES"/>
          </w:rPr>
          <w:delText>n</w:delText>
        </w:r>
      </w:del>
      <w:r>
        <w:rPr>
          <w:lang w:val="es-ES"/>
        </w:rPr>
        <w:t>o es “problemático” en el invierno antártico.</w:t>
      </w:r>
    </w:p>
    <w:p>
      <w:pPr>
        <w:pStyle w:val="TextBody"/>
        <w:rPr>
          <w:lang w:val="es-ES"/>
        </w:rPr>
      </w:pPr>
      <w:r>
        <w:rPr>
          <w:lang w:val="es-ES"/>
        </w:rPr>
        <w:t>En la  se muestran las anomalías zonales de temperatura media. En 850hPa se aprecia el efecto del contraste de temperatura entre el suelo y el mar. Se observan anomalías positivas sobre los continentes y negativas sobre los océanos en todas las estaciones, aunque más intensas en verano y primavera. En niveles más altos éstas pierden su intensidad</w:t>
      </w:r>
      <w:ins w:id="157" w:author="Carolina Vera" w:date="2018-02-28T17:31:00Z">
        <w:r>
          <w:rPr>
            <w:lang w:val="es-ES"/>
          </w:rPr>
          <w:t>,</w:t>
        </w:r>
      </w:ins>
      <w:r>
        <w:rPr>
          <w:lang w:val="es-ES"/>
        </w:rPr>
        <w:t xml:space="preserve"> pero reaparecen en 100hPa con signo invertido. Estas características tienen su correlato en la altura geopotencial</w:t>
      </w:r>
      <w:ins w:id="158" w:author="Leandro" w:date="2018-03-02T11:26:00Z">
        <w:r>
          <w:rPr>
            <w:lang w:val="es-ES"/>
          </w:rPr>
          <w:t xml:space="preserve"> (Fig. …)</w:t>
        </w:r>
      </w:ins>
      <w:r>
        <w:rPr>
          <w:lang w:val="es-ES"/>
        </w:rPr>
        <w:t xml:space="preserve"> y corresponden a circulaciones tipo monzónico.</w:t>
      </w:r>
    </w:p>
    <w:p>
      <w:pPr>
        <w:pStyle w:val="TextBody"/>
        <w:rPr>
          <w:lang w:val="es-ES"/>
        </w:rPr>
      </w:pPr>
      <w:r>
        <w:rPr>
          <w:lang w:val="es-ES"/>
        </w:rPr>
        <w:t xml:space="preserve">En invierno y primavera, los niveles altos están dominados por una QS1 con máximo en el sur de Australia y mínimo en el Atlántico sur. En niveles más bajos, </w:t>
      </w:r>
      <w:del w:id="159" w:author="Leandro" w:date="2018-03-02T11:30:00Z">
        <w:r>
          <w:rPr>
            <w:lang w:val="es-ES"/>
          </w:rPr>
          <w:delText xml:space="preserve">la </w:delText>
        </w:r>
      </w:del>
      <w:ins w:id="160" w:author="Leandro" w:date="2018-03-02T11:30:00Z">
        <w:r>
          <w:rPr>
            <w:lang w:val="es-ES"/>
          </w:rPr>
          <w:t xml:space="preserve">esta </w:t>
        </w:r>
      </w:ins>
      <w:r>
        <w:rPr>
          <w:lang w:val="es-ES"/>
        </w:rPr>
        <w:t xml:space="preserve">onda disminuye su amplitud y se defasa hacia el este y queda casi en cuadratura con la onda de niveles altos </w:t>
      </w:r>
      <w:del w:id="161" w:author="Leandro" w:date="2018-03-02T11:30:00Z">
        <w:r>
          <w:rPr>
            <w:lang w:val="es-ES"/>
          </w:rPr>
          <w:delText xml:space="preserve">() </w:delText>
        </w:r>
      </w:del>
      <w:r>
        <w:rPr>
          <w:lang w:val="es-ES"/>
        </w:rPr>
        <w:t>presentando un máximo en 850hPa en Antártida occidental</w:t>
      </w:r>
      <w:ins w:id="162" w:author="Leandro" w:date="2018-03-02T11:29:00Z">
        <w:r>
          <w:rPr>
            <w:lang w:val="es-ES"/>
          </w:rPr>
          <w:t>, como se observa en el corte zonal de la anomal</w:t>
        </w:r>
      </w:ins>
      <w:ins w:id="163" w:author="Leandro" w:date="2018-03-02T11:30:00Z">
        <w:r>
          <w:rPr>
            <w:lang w:val="es-ES"/>
          </w:rPr>
          <w:t>ía zonal de temperatura en 60°S (Fig. 3.8)</w:t>
        </w:r>
      </w:ins>
      <w:r>
        <w:rPr>
          <w:lang w:val="es-ES"/>
        </w:rPr>
        <w:t xml:space="preserve">. En otoño </w:t>
      </w:r>
      <w:del w:id="164" w:author="Leandro" w:date="2018-03-02T11:30:00Z">
        <w:r>
          <w:rPr>
            <w:lang w:val="es-ES"/>
          </w:rPr>
          <w:delText>esta onda</w:delText>
        </w:r>
      </w:del>
      <w:ins w:id="165" w:author="Leandro" w:date="2018-03-02T11:30:00Z">
        <w:r>
          <w:rPr>
            <w:lang w:val="es-ES"/>
          </w:rPr>
          <w:t>la QS1 también</w:t>
        </w:r>
      </w:ins>
      <w:r>
        <w:rPr>
          <w:lang w:val="es-ES"/>
        </w:rPr>
        <w:t xml:space="preserve"> está presente</w:t>
      </w:r>
      <w:ins w:id="166" w:author="Carolina Vera" w:date="2018-02-28T17:31:00Z">
        <w:r>
          <w:rPr>
            <w:lang w:val="es-ES"/>
          </w:rPr>
          <w:t>,</w:t>
        </w:r>
      </w:ins>
      <w:r>
        <w:rPr>
          <w:lang w:val="es-ES"/>
        </w:rPr>
        <w:t xml:space="preserve"> pero con amplitud muy reducida y máxim</w:t>
      </w:r>
      <w:ins w:id="167" w:author="Carolina Vera" w:date="2018-02-28T17:32:00Z">
        <w:r>
          <w:rPr>
            <w:lang w:val="es-ES"/>
          </w:rPr>
          <w:t>iz</w:t>
        </w:r>
      </w:ins>
      <w:r>
        <w:rPr>
          <w:lang w:val="es-ES"/>
        </w:rPr>
        <w:t>a</w:t>
      </w:r>
      <w:ins w:id="168" w:author="Carolina Vera" w:date="2018-02-28T17:32:00Z">
        <w:r>
          <w:rPr>
            <w:lang w:val="es-ES"/>
          </w:rPr>
          <w:t>ndo</w:t>
        </w:r>
      </w:ins>
      <w:r>
        <w:rPr>
          <w:lang w:val="es-ES"/>
        </w:rPr>
        <w:t xml:space="preserve"> en niveles medios. </w:t>
      </w:r>
      <w:del w:id="169" w:author="Carolina Vera" w:date="2018-02-28T17:32:00Z">
        <w:r>
          <w:rPr>
            <w:lang w:val="es-ES"/>
          </w:rPr>
          <w:delText>Finalmente,</w:delText>
        </w:r>
      </w:del>
      <w:ins w:id="170" w:author="Carolina Vera" w:date="2018-02-28T17:32:00Z">
        <w:r>
          <w:rPr>
            <w:lang w:val="es-ES"/>
          </w:rPr>
          <w:t>E</w:t>
        </w:r>
      </w:ins>
      <w:del w:id="171" w:author="Carolina Vera" w:date="2018-02-28T17:32:00Z">
        <w:r>
          <w:rPr>
            <w:lang w:val="es-ES"/>
          </w:rPr>
          <w:delText xml:space="preserve"> e</w:delText>
        </w:r>
      </w:del>
      <w:r>
        <w:rPr>
          <w:lang w:val="es-ES"/>
          <w:rPrChange w:id="0" w:author="Carolina Vera" w:date="2018-02-28T17:31:00Z"/>
        </w:rPr>
        <w:t>n verano ésta desaparece por encima de 100hPa.</w:t>
      </w:r>
    </w:p>
    <w:p>
      <w:pPr>
        <w:pStyle w:val="FigurewithCaption"/>
        <w:rPr/>
      </w:pPr>
      <w:r>
        <w:rPr/>
        <w:drawing>
          <wp:inline distT="0" distB="0" distL="0" distR="0">
            <wp:extent cx="5334000" cy="3501390"/>
            <wp:effectExtent l="0" t="0" r="0" b="0"/>
            <wp:docPr id="4" name="Image3" descr="Corte zonal de anomalía zonal de temperatura en -60°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orte zonal de anomalía zonal de temperatura en -60° (NCEP)."/>
                    <pic:cNvPicPr>
                      <a:picLocks noChangeAspect="1" noChangeArrowheads="1"/>
                    </pic:cNvPicPr>
                  </pic:nvPicPr>
                  <pic:blipFill>
                    <a:blip r:embed="rId5"/>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Corte zonal de anomalía zonal de temperatura en -60° (NCEP).</w:t>
      </w:r>
    </w:p>
    <w:p>
      <w:pPr>
        <w:pStyle w:val="TextBody"/>
        <w:rPr>
          <w:lang w:val="es-ES"/>
        </w:rPr>
      </w:pPr>
      <w:del w:id="173" w:author="Leandro" w:date="2018-03-02T11:32:00Z">
        <w:r>
          <w:rPr>
            <w:lang w:val="es-ES"/>
          </w:rPr>
          <w:delText>En la  se muestra un corte vertical-zonal en 60°S de la anomalía zonal de temperatura</w:delText>
        </w:r>
      </w:del>
      <w:del w:id="174" w:author="Leandro" w:date="2018-03-02T11:32:00Z">
        <w:r>
          <w:rPr>
            <w:lang w:val="es-ES"/>
          </w:rPr>
          <w:delText xml:space="preserve"> en 60°S</w:delText>
        </w:r>
      </w:del>
      <w:del w:id="175" w:author="Leandro" w:date="2018-03-02T11:32:00Z">
        <w:r>
          <w:rPr>
            <w:lang w:val="es-ES"/>
          </w:rPr>
          <w:delText xml:space="preserve">. </w:delText>
        </w:r>
      </w:del>
      <w:r>
        <w:rPr>
          <w:lang w:val="es-ES"/>
        </w:rPr>
        <w:t>Las anomalías por debajo de 300hPa mantienen su intensidad durante todo el año, aunque tienen más extensión en invierno y primavera en comparación con verano y otoño y son barotrópicas equivalentes. Por encima de 300hPa, en cambio, se observa un importante ciclo anual con máximo en primavera y mínimo en verano con importante inclinación hacia el oeste con la altura.</w:t>
      </w:r>
    </w:p>
    <w:p>
      <w:pPr>
        <w:pStyle w:val="Heading2"/>
        <w:rPr/>
      </w:pPr>
      <w:bookmarkStart w:id="10" w:name="viento-zonal"/>
      <w:bookmarkEnd w:id="10"/>
      <w:r>
        <w:rPr/>
        <w:t>Viento zonal</w:t>
      </w:r>
    </w:p>
    <w:p>
      <w:pPr>
        <w:pStyle w:val="FigurewithCaption"/>
        <w:rPr/>
      </w:pPr>
      <w:r>
        <w:rPr/>
        <w:drawing>
          <wp:inline distT="0" distB="0" distL="0" distR="0">
            <wp:extent cx="5334000" cy="3501390"/>
            <wp:effectExtent l="0" t="0" r="0" b="0"/>
            <wp:docPr id="5" name="Image4" descr="Media zonal del viento zonal para cada nivel y latitud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Media zonal del viento zonal para cada nivel y latitud (NCEP)."/>
                    <pic:cNvPicPr>
                      <a:picLocks noChangeAspect="1" noChangeArrowheads="1"/>
                    </pic:cNvPicPr>
                  </pic:nvPicPr>
                  <pic:blipFill>
                    <a:blip r:embed="rId6"/>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Media zonal del viento zonal para cada nivel y latitud (NCEP).</w:t>
      </w:r>
    </w:p>
    <w:p>
      <w:pPr>
        <w:pStyle w:val="TextBody"/>
        <w:rPr>
          <w:lang w:val="es-ES"/>
        </w:rPr>
      </w:pPr>
      <w:r>
        <w:rPr>
          <w:lang w:val="es-ES"/>
        </w:rPr>
        <w:t>La media zonal del viento zonal () muestra dos máximos, uno en latitudes medias en 200hPa y otro en latitudes p</w:t>
      </w:r>
      <w:ins w:id="176" w:author="Carolina Vera" w:date="2018-02-28T17:33:00Z">
        <w:r>
          <w:rPr>
            <w:lang w:val="es-ES"/>
          </w:rPr>
          <w:t>o</w:t>
        </w:r>
      </w:ins>
      <w:r>
        <w:rPr>
          <w:lang w:val="es-ES"/>
        </w:rPr>
        <w:t>lares en la est</w:t>
      </w:r>
      <w:ins w:id="177" w:author="Carolina Vera" w:date="2018-02-28T17:33:00Z">
        <w:r>
          <w:rPr>
            <w:lang w:val="es-ES"/>
          </w:rPr>
          <w:t>r</w:t>
        </w:r>
      </w:ins>
      <w:r>
        <w:rPr>
          <w:lang w:val="es-ES"/>
        </w:rPr>
        <w:t>atósfera, correspondientes al jet subtropical y subpolar, respectivamente. El primero está presente durante todo el año</w:t>
      </w:r>
      <w:ins w:id="178" w:author="Carolina Vera" w:date="2018-02-28T17:33:00Z">
        <w:r>
          <w:rPr>
            <w:lang w:val="es-ES"/>
          </w:rPr>
          <w:t>,</w:t>
        </w:r>
      </w:ins>
      <w:r>
        <w:rPr>
          <w:lang w:val="es-ES"/>
        </w:rPr>
        <w:t xml:space="preserve"> aunque con mayor intensidad y corrido hacia latitudes más ecuatoriales en invierno y primavera. El segundo está presente principalmente en invierno y primavera, e incipiente en otoño. Además</w:t>
      </w:r>
      <w:ins w:id="179" w:author="Carolina Vera" w:date="2018-02-28T17:33:00Z">
        <w:r>
          <w:rPr>
            <w:lang w:val="es-ES"/>
          </w:rPr>
          <w:t>,</w:t>
        </w:r>
      </w:ins>
      <w:r>
        <w:rPr>
          <w:lang w:val="es-ES"/>
        </w:rPr>
        <w:t xml:space="preserve"> en</w:t>
      </w:r>
      <w:del w:id="180" w:author="Carolina Vera" w:date="2018-02-28T17:33:00Z">
        <w:r>
          <w:rPr>
            <w:lang w:val="es-ES"/>
          </w:rPr>
          <w:delText>n</w:delText>
        </w:r>
      </w:del>
      <w:r>
        <w:rPr>
          <w:lang w:val="es-ES"/>
        </w:rPr>
        <w:t xml:space="preserve"> la estratósfera se observan vientos del este en latitudes bajas que son más intensos en verano y otoño.</w:t>
      </w:r>
    </w:p>
    <w:p>
      <w:pPr>
        <w:pStyle w:val="TextBody"/>
        <w:rPr/>
      </w:pPr>
      <w:r>
        <w:rPr>
          <w:lang w:val="es-ES"/>
        </w:rPr>
        <w:t xml:space="preserve">En la  se muestra el viento zonal medio. Se observa, principalmente en invierno y primavera por encima de 100hPa,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(ej. </w:t>
      </w:r>
      <w:r>
        <w:rPr>
          <w:lang w:val="es-ES"/>
          <w:rPrChange w:id="0" w:author="Carolina Vera" w:date="2018-03-01T15:13:00Z"/>
        </w:rPr>
        <w:t xml:space="preserve">Trenberth y Mo, </w:t>
      </w:r>
      <w:hyperlink w:anchor="ref-Trenberth1985">
        <w:r>
          <w:rPr>
            <w:rStyle w:val="InternetLink"/>
            <w:lang w:val="es-ES"/>
          </w:rPr>
          <w:t>1985</w:t>
        </w:r>
      </w:hyperlink>
      <w:r>
        <w:rPr>
          <w:lang w:val="es-ES"/>
          <w:rPrChange w:id="0" w:author="Carolina Vera" w:date="2018-03-01T15:13:00Z"/>
        </w:rPr>
        <w:t>).</w:t>
      </w:r>
    </w:p>
    <w:p>
      <w:pPr>
        <w:pStyle w:val="TextBody"/>
        <w:rPr>
          <w:lang w:val="es-ES"/>
        </w:rPr>
      </w:pPr>
      <w:r>
        <w:rPr>
          <w:lang w:val="es-ES"/>
        </w:rPr>
        <w:t>Esta bifurcación del jet sobre Nueva Zelanda se evidencia en el campo de anomalías zonales de viento zonal () como una anomalía negativa sobre la isla acompañada por anomalías positivas al norte y sur. Este campo también presenta varios pares de QS1 antisimétricos respecto a 60°S. Estas anomalías se corresponden con la variación meridional del jet observad</w:t>
      </w:r>
      <w:ins w:id="183" w:author="Carolina Vera" w:date="2018-02-28T17:33:00Z">
        <w:r>
          <w:rPr>
            <w:lang w:val="es-ES"/>
          </w:rPr>
          <w:t>a</w:t>
        </w:r>
      </w:ins>
      <w:del w:id="184" w:author="Carolina Vera" w:date="2018-02-28T17:33:00Z">
        <w:r>
          <w:rPr>
            <w:lang w:val="es-ES"/>
          </w:rPr>
          <w:delText>o</w:delText>
        </w:r>
      </w:del>
      <w:r>
        <w:rPr>
          <w:lang w:val="es-ES"/>
        </w:rPr>
        <w:t xml:space="preserve"> en la  y son consistentes con la QS1 de geopotencial observada en la . Por el balance de viento geostrófico</w:t>
      </w:r>
      <w:ins w:id="185" w:author="Carolina Vera" w:date="2018-02-28T17:34:00Z">
        <w:r>
          <w:rPr>
            <w:lang w:val="es-ES"/>
          </w:rPr>
          <w:t>,</w:t>
        </w:r>
      </w:ins>
      <w:r>
        <w:rPr>
          <w:lang w:val="es-ES"/>
        </w:rPr>
        <w:t xml:space="preserve"> centros antici</w:t>
      </w:r>
      <w:ins w:id="186" w:author="Carolina Vera" w:date="2018-02-28T17:34:00Z">
        <w:r>
          <w:rPr>
            <w:lang w:val="es-ES"/>
          </w:rPr>
          <w:t>c</w:t>
        </w:r>
      </w:ins>
      <w:r>
        <w:rPr>
          <w:lang w:val="es-ES"/>
        </w:rPr>
        <w:t>lónico</w:t>
      </w:r>
      <w:ins w:id="187" w:author="Carolina Vera" w:date="2018-02-28T17:34:00Z">
        <w:r>
          <w:rPr>
            <w:lang w:val="es-ES"/>
          </w:rPr>
          <w:t>s</w:t>
        </w:r>
      </w:ins>
      <w:r>
        <w:rPr>
          <w:lang w:val="es-ES"/>
        </w:rPr>
        <w:t xml:space="preserve"> de Z* están flanqueados por anomalías zonales negativas de viento zonal al norte y positivas al sur y viceversa para los centros ciclónicos. Además, como el viento zonal no depende del parámetro de Coriolis como Z, esto permite la identificación de QS en regiones tropicales. Un ejemplo de esto </w:t>
      </w:r>
      <w:del w:id="188" w:author="Carolina Vera" w:date="2018-02-28T17:35:00Z">
        <w:r>
          <w:rPr>
            <w:lang w:val="es-ES"/>
          </w:rPr>
          <w:delText>XXX???</w:delText>
        </w:r>
      </w:del>
      <w:ins w:id="189" w:author="Carolina Vera" w:date="2018-02-28T17:35:00Z">
        <w:r>
          <w:rPr>
            <w:lang w:val="es-ES"/>
          </w:rPr>
          <w:t>son la alternancia de centros de diferente signo en las zonas tropicales</w:t>
        </w:r>
      </w:ins>
      <w:ins w:id="190" w:author="Carolina Vera" w:date="2018-02-28T17:36:00Z">
        <w:r>
          <w:rPr>
            <w:lang w:val="es-ES"/>
          </w:rPr>
          <w:t xml:space="preserve"> en verano</w:t>
        </w:r>
      </w:ins>
      <w:ins w:id="191" w:author="Carolina Vera" w:date="2018-02-28T17:35:00Z">
        <w:r>
          <w:rPr>
            <w:lang w:val="es-ES"/>
          </w:rPr>
          <w:t xml:space="preserve">, </w:t>
        </w:r>
      </w:ins>
      <w:ins w:id="192" w:author="Carolina Vera" w:date="2018-02-28T17:37:00Z">
        <w:r>
          <w:rPr>
            <w:lang w:val="es-ES"/>
          </w:rPr>
          <w:t>que describen</w:t>
        </w:r>
      </w:ins>
      <w:ins w:id="193" w:author="Carolina Vera" w:date="2018-02-28T17:35:00Z">
        <w:r>
          <w:rPr>
            <w:lang w:val="es-ES"/>
          </w:rPr>
          <w:t xml:space="preserve"> </w:t>
        </w:r>
      </w:ins>
      <w:ins w:id="194" w:author="Carolina Vera" w:date="2018-02-28T17:36:00Z">
        <w:r>
          <w:rPr>
            <w:lang w:val="es-ES"/>
          </w:rPr>
          <w:t>las ondas de Rossby</w:t>
        </w:r>
      </w:ins>
      <w:ins w:id="195" w:author="Carolina Vera" w:date="2018-02-28T17:37:00Z">
        <w:r>
          <w:rPr>
            <w:lang w:val="es-ES"/>
          </w:rPr>
          <w:t xml:space="preserve"> estacionarias asociadas con los sistemas monzónicos de Sudamérica y el norte</w:t>
        </w:r>
      </w:ins>
      <w:ins w:id="196" w:author="Carolina Vera" w:date="2018-02-28T17:38:00Z">
        <w:r>
          <w:rPr>
            <w:lang w:val="es-ES"/>
          </w:rPr>
          <w:t xml:space="preserve"> de Australia. En particular, se distingue</w:t>
        </w:r>
      </w:ins>
    </w:p>
    <w:p>
      <w:pPr>
        <w:pStyle w:val="TextBody"/>
        <w:rPr/>
      </w:pPr>
      <w:del w:id="197" w:author="Carolina Vera" w:date="2018-02-28T17:38:00Z">
        <w:r>
          <w:rPr>
            <w:lang w:val="es-ES"/>
          </w:rPr>
          <w:delText>En verano,</w:delText>
        </w:r>
      </w:del>
      <w:r>
        <w:rPr>
          <w:lang w:val="es-ES"/>
        </w:rPr>
        <w:t xml:space="preserve"> entre 300hPa y 100hPa sobre el Pacífico ecuatorial </w:t>
      </w:r>
      <w:del w:id="198" w:author="Carolina Vera" w:date="2018-02-28T17:38:00Z">
        <w:r>
          <w:rPr>
            <w:lang w:val="es-ES"/>
          </w:rPr>
          <w:delText xml:space="preserve">existe </w:delText>
        </w:r>
      </w:del>
      <w:r>
        <w:rPr>
          <w:lang w:val="es-ES"/>
        </w:rPr>
        <w:t>una zona de anomalías del viento zonal positivas al este y negativas al oeste</w:t>
      </w:r>
      <w:del w:id="199" w:author="Carolina Vera" w:date="2018-02-28T17:38:00Z">
        <w:r>
          <w:rPr>
            <w:lang w:val="es-ES"/>
          </w:rPr>
          <w:delText>. Consistente con los campos de temperatura, esto</w:delText>
        </w:r>
      </w:del>
      <w:ins w:id="200" w:author="Carolina Vera" w:date="2018-02-28T17:38:00Z">
        <w:r>
          <w:rPr>
            <w:lang w:val="es-ES"/>
          </w:rPr>
          <w:t>, que</w:t>
        </w:r>
      </w:ins>
      <w:r>
        <w:rPr>
          <w:lang w:val="es-ES"/>
        </w:rPr>
        <w:t xml:space="preserve"> implica divergencias en niveles altos </w:t>
      </w:r>
      <w:ins w:id="201" w:author="Carolina Vera" w:date="2018-02-28T17:38:00Z">
        <w:r>
          <w:rPr>
            <w:lang w:val="es-ES"/>
          </w:rPr>
          <w:t>(comp</w:t>
        </w:r>
      </w:ins>
      <w:ins w:id="202" w:author="Carolina Vera" w:date="2018-02-28T17:39:00Z">
        <w:r>
          <w:rPr>
            <w:lang w:val="es-ES"/>
          </w:rPr>
          <w:t xml:space="preserve">ensada con </w:t>
        </w:r>
      </w:ins>
      <w:del w:id="203" w:author="Carolina Vera" w:date="2018-02-28T17:39:00Z">
        <w:r>
          <w:rPr>
            <w:lang w:val="es-ES"/>
          </w:rPr>
          <w:delText xml:space="preserve">y </w:delText>
        </w:r>
      </w:del>
      <w:r>
        <w:rPr>
          <w:lang w:val="es-ES"/>
        </w:rPr>
        <w:t xml:space="preserve">convergencias en niveles bajos </w:t>
      </w:r>
      <w:ins w:id="204" w:author="Carolina Vera" w:date="2018-02-28T17:39:00Z">
        <w:r>
          <w:rPr>
            <w:lang w:val="es-ES"/>
          </w:rPr>
          <w:t>que</w:t>
        </w:r>
      </w:ins>
      <w:del w:id="205" w:author="Carolina Vera" w:date="2018-02-28T17:39:00Z">
        <w:r>
          <w:rPr>
            <w:lang w:val="es-ES"/>
          </w:rPr>
          <w:delText>(</w:delText>
        </w:r>
      </w:del>
      <w:r>
        <w:rPr>
          <w:lang w:val="es-ES"/>
        </w:rPr>
        <w:t xml:space="preserve">no se muestra). </w:t>
      </w:r>
      <w:del w:id="206" w:author="Carolina Vera" w:date="2018-02-28T17:39:00Z">
        <w:r>
          <w:rPr>
            <w:lang w:val="es-ES"/>
          </w:rPr>
          <w:delText>Evidencia de la circulación tropical forzada por la temperatura superficial del pacífico.</w:delText>
        </w:r>
      </w:del>
    </w:p>
    <w:p>
      <w:pPr>
        <w:pStyle w:val="TextBody"/>
        <w:rPr>
          <w:lang w:val="es-ES"/>
        </w:rPr>
      </w:pPr>
      <w:ins w:id="207" w:author="Carolina Vera" w:date="2018-02-28T17:39:00Z">
        <w:commentRangeStart w:id="18"/>
        <w:r>
          <w:rPr>
            <w:lang w:val="es-ES"/>
          </w:rPr>
          <w:t>En latitudes extratropicales, l</w:t>
        </w:r>
      </w:ins>
      <w:del w:id="208" w:author="Carolina Vera" w:date="2018-02-28T17:39:00Z">
        <w:r>
          <w:rPr>
            <w:lang w:val="es-ES"/>
          </w:rPr>
          <w:delText>L</w:delText>
        </w:r>
      </w:del>
      <w:r>
        <w:rPr>
          <w:lang w:val="es-ES"/>
        </w:rPr>
        <w:t xml:space="preserve">os campos de viento zonal, temperatura y altura geopotencial están ligados por el balance de viento geostrófico y de viento térmico. </w:t>
      </w:r>
      <w:commentRangeStart w:id="19"/>
      <w:r>
        <w:rPr>
          <w:lang w:val="es-ES"/>
        </w:rPr>
        <w:t>El máximo del jet se encuentra en regiones de máxima baroclinicidad y máximo gradiente meridional de Z</w:t>
      </w:r>
      <w:r>
        <w:rPr>
          <w:lang w:val="es-ES"/>
        </w:rPr>
      </w:r>
      <w:commentRangeEnd w:id="19"/>
      <w:r>
        <w:commentReference w:id="19"/>
      </w:r>
      <w:r>
        <w:rPr>
          <w:lang w:val="es-ES"/>
        </w:rPr>
        <w:t xml:space="preserve"> y donde el gradiente meridional de temperatura se anula.</w:t>
      </w:r>
      <w:commentRangeEnd w:id="18"/>
      <w:r>
        <w:commentReference w:id="18"/>
      </w:r>
      <w:r>
        <w:rPr>
          <w:lang w:val="es-ES"/>
        </w:rPr>
      </w:r>
    </w:p>
    <w:p>
      <w:pPr>
        <w:pStyle w:val="Heading2"/>
        <w:rPr/>
      </w:pPr>
      <w:bookmarkStart w:id="11" w:name="viento-meridional"/>
      <w:bookmarkEnd w:id="11"/>
      <w:r>
        <w:rPr/>
        <w:t>Viento meridional</w:t>
      </w:r>
    </w:p>
    <w:p>
      <w:pPr>
        <w:pStyle w:val="FigurewithCaption"/>
        <w:rPr/>
      </w:pPr>
      <w:r>
        <w:rPr/>
        <w:drawing>
          <wp:inline distT="0" distB="0" distL="0" distR="0">
            <wp:extent cx="5334000" cy="3501390"/>
            <wp:effectExtent l="0" t="0" r="0" b="0"/>
            <wp:docPr id="6" name="Image5" descr="Media zonal del viento meridional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Media zonal del viento meridional (NCEP)."/>
                    <pic:cNvPicPr>
                      <a:picLocks noChangeAspect="1" noChangeArrowheads="1"/>
                    </pic:cNvPicPr>
                  </pic:nvPicPr>
                  <pic:blipFill>
                    <a:blip r:embed="rId7"/>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
        <w:t>Media zonal del viento meridional (NCEP).</w:t>
      </w:r>
    </w:p>
    <w:p>
      <w:pPr>
        <w:pStyle w:val="TextBody"/>
        <w:rPr>
          <w:lang w:val="es-ES"/>
        </w:rPr>
      </w:pPr>
      <w:r>
        <w:rPr>
          <w:lang w:val="es-ES"/>
        </w:rPr>
        <w:t xml:space="preserve">El corte vertical-meridional del promedio zonal viento meridional medio () muestra los máximos tropicales presentes en superficie y altura en todas las estaciones, relacionados con la circulación de Hadley. En verano, la rama ascendente se encuentra en el </w:t>
      </w:r>
      <w:del w:id="209" w:author="Carolina Vera" w:date="2018-02-28T16:41:00Z">
        <w:r>
          <w:rPr>
            <w:lang w:val="es-ES"/>
          </w:rPr>
          <w:delText>hemisferio sur</w:delText>
        </w:r>
      </w:del>
      <w:ins w:id="210" w:author="Carolina Vera" w:date="2018-02-28T16:41:00Z">
        <w:r>
          <w:rPr>
            <w:lang w:val="es-ES"/>
          </w:rPr>
          <w:t>HS</w:t>
        </w:r>
      </w:ins>
      <w:r>
        <w:rPr>
          <w:lang w:val="es-ES"/>
        </w:rPr>
        <w:t xml:space="preserve"> y se tiene convergencias en niveles bajos y divergencias en niveles altos. En invierno, en cambio, sólo se ve la rama descendente, mucho más intensa que en verano, que genera convergencias en niveles altos y divergencias en niveles bajos al</w:t>
      </w:r>
      <w:del w:id="211" w:author="Carolina Vera" w:date="2018-02-28T17:40:00Z">
        <w:r>
          <w:rPr>
            <w:lang w:val="es-ES"/>
          </w:rPr>
          <w:delText xml:space="preserve"> </w:delText>
        </w:r>
      </w:del>
      <w:r>
        <w:rPr>
          <w:lang w:val="es-ES"/>
        </w:rPr>
        <w:t>rededor de los 30°S.</w:t>
      </w:r>
    </w:p>
    <w:p>
      <w:pPr>
        <w:pStyle w:val="TextBody"/>
        <w:rPr/>
      </w:pPr>
      <w:r>
        <w:rPr>
          <w:lang w:val="es-ES"/>
        </w:rPr>
        <w:t>Presente durante todo el año, también se observa un m</w:t>
      </w:r>
      <w:ins w:id="212" w:author="Carolina Vera" w:date="2018-02-28T17:40:00Z">
        <w:r>
          <w:rPr>
            <w:lang w:val="es-ES"/>
          </w:rPr>
          <w:t>á</w:t>
        </w:r>
      </w:ins>
      <w:del w:id="213" w:author="Carolina Vera" w:date="2018-02-28T17:40:00Z">
        <w:r>
          <w:rPr>
            <w:lang w:val="es-ES"/>
          </w:rPr>
          <w:delText>a</w:delText>
        </w:r>
      </w:del>
      <w:r>
        <w:rPr>
          <w:lang w:val="es-ES"/>
        </w:rPr>
        <w:t xml:space="preserve">ximo de vientos del sur en la costa antártica. </w:t>
      </w:r>
      <w:del w:id="214" w:author="Carolina Vera" w:date="2018-02-28T17:40:00Z">
        <w:r>
          <w:rPr>
            <w:lang w:val="es-ES"/>
          </w:rPr>
          <w:delText>Esta es la señal</w:delText>
        </w:r>
      </w:del>
      <w:ins w:id="215" w:author="Carolina Vera" w:date="2018-02-28T17:40:00Z">
        <w:r>
          <w:rPr>
            <w:lang w:val="es-ES"/>
          </w:rPr>
          <w:t>Los mismos son evidencia</w:t>
        </w:r>
      </w:ins>
      <w:r>
        <w:rPr>
          <w:lang w:val="es-ES"/>
        </w:rPr>
        <w:t xml:space="preserve"> de los vientos catabáticos antárticos producidos por una capa muy estable cerca de superficie y la consistente inclinación de la topografía del continente (King y Turner, </w:t>
      </w:r>
      <w:hyperlink w:anchor="ref-King1997">
        <w:r>
          <w:rPr>
            <w:rStyle w:val="InternetLink"/>
            <w:lang w:val="es-ES"/>
          </w:rPr>
          <w:t>1997</w:t>
        </w:r>
      </w:hyperlink>
      <w:r>
        <w:rPr>
          <w:lang w:val="es-ES"/>
        </w:rPr>
        <w:t xml:space="preserve">). </w:t>
      </w:r>
      <w:del w:id="216" w:author="Leandro" w:date="2018-03-02T11:44:00Z">
        <w:r>
          <w:rPr>
            <w:lang w:val="es-ES"/>
          </w:rPr>
          <w:delText xml:space="preserve">Aunque </w:delText>
        </w:r>
      </w:del>
      <w:ins w:id="217" w:author="Leandro" w:date="2018-03-02T11:44:00Z">
        <w:r>
          <w:rPr>
            <w:lang w:val="es-ES"/>
          </w:rPr>
          <w:t xml:space="preserve">Sin embargo, </w:t>
        </w:r>
      </w:ins>
      <w:r>
        <w:rPr>
          <w:lang w:val="es-ES"/>
        </w:rPr>
        <w:t>los datos allí pueden tener limitaciones por la falta de observaciones y la pobre representación de la orografía en los modelos.</w:t>
      </w:r>
    </w:p>
    <w:p>
      <w:pPr>
        <w:pStyle w:val="TextBody"/>
        <w:rPr>
          <w:lang w:val="es-ES"/>
        </w:rPr>
      </w:pPr>
      <w:r>
        <w:rPr>
          <w:lang w:val="es-ES"/>
        </w:rPr>
        <w:t>Los campos horizontales de V</w:t>
      </w:r>
      <w:ins w:id="218" w:author="Carolina Vera" w:date="2018-02-28T17:41:00Z">
        <w:r>
          <w:rPr>
            <w:vertAlign w:val="superscript"/>
            <w:lang w:val="es-ES"/>
          </w:rPr>
          <w:t>*</w:t>
        </w:r>
      </w:ins>
      <w:r>
        <w:rPr>
          <w:lang w:val="es-ES"/>
        </w:rPr>
        <w:t xml:space="preserve"> se muestran en la . Consistente con los campos de Z* (), en niveles altos se observa una QS1 que alcanza su máximo en la estratósfera de primavera.</w:t>
      </w:r>
    </w:p>
    <w:p>
      <w:pPr>
        <w:pStyle w:val="TextBody"/>
        <w:rPr>
          <w:lang w:val="es-ES"/>
        </w:rPr>
      </w:pPr>
      <w:r>
        <w:rPr>
          <w:lang w:val="es-ES"/>
        </w:rPr>
        <w:t xml:space="preserve">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w:t>
      </w:r>
      <w:del w:id="219" w:author="Carolina Vera" w:date="2018-02-28T17:41:00Z">
        <w:r>
          <w:rPr>
            <w:lang w:val="es-ES"/>
          </w:rPr>
          <w:delText xml:space="preserve">interferencia </w:delText>
        </w:r>
      </w:del>
      <w:ins w:id="220" w:author="Carolina Vera" w:date="2018-02-28T17:41:00Z">
        <w:r>
          <w:rPr>
            <w:lang w:val="es-ES"/>
          </w:rPr>
          <w:t xml:space="preserve">presencia </w:t>
        </w:r>
      </w:ins>
      <w:r>
        <w:rPr>
          <w:lang w:val="es-ES"/>
        </w:rPr>
        <w:t xml:space="preserve">de la QS1 y a la dependencia de Z* con el parámetro de Coriolis, es decir, la latitud. El tren de ondas </w:t>
      </w:r>
      <w:ins w:id="221" w:author="Carolina Vera" w:date="2018-02-28T17:41:00Z">
        <w:r>
          <w:rPr>
            <w:lang w:val="es-ES"/>
          </w:rPr>
          <w:t>en V</w:t>
        </w:r>
      </w:ins>
      <w:ins w:id="222" w:author="Carolina Vera" w:date="2018-02-28T17:42:00Z">
        <w:r>
          <w:rPr>
            <w:vertAlign w:val="superscript"/>
            <w:lang w:val="es-ES"/>
          </w:rPr>
          <w:t>*</w:t>
        </w:r>
      </w:ins>
      <w:ins w:id="223" w:author="Carolina Vera" w:date="2018-02-28T17:41:00Z">
        <w:r>
          <w:rPr>
            <w:lang w:val="es-ES"/>
          </w:rPr>
          <w:t xml:space="preserve"> </w:t>
        </w:r>
      </w:ins>
      <w:r>
        <w:rPr>
          <w:lang w:val="es-ES"/>
        </w:rPr>
        <w:t>se distingue en la troposfera alta, también en primavera y con menor intensidad en verano y otoño.</w:t>
      </w:r>
    </w:p>
    <w:p>
      <w:pPr>
        <w:pStyle w:val="TextBody"/>
        <w:rPr/>
      </w:pPr>
      <w:r>
        <w:rPr>
          <w:lang w:val="es-ES"/>
        </w:rPr>
        <w:t xml:space="preserve">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 (Vera et al., </w:t>
      </w:r>
      <w:hyperlink w:anchor="ref-Vera2006">
        <w:r>
          <w:rPr>
            <w:rStyle w:val="InternetLink"/>
            <w:lang w:val="es-ES"/>
          </w:rPr>
          <w:t>2006</w:t>
        </w:r>
      </w:hyperlink>
      <w:r>
        <w:rPr>
          <w:lang w:val="es-ES"/>
        </w:rPr>
        <w:t>).</w:t>
      </w:r>
    </w:p>
    <w:p>
      <w:pPr>
        <w:pStyle w:val="TextBody"/>
        <w:rPr>
          <w:lang w:val="es-ES"/>
        </w:rPr>
      </w:pPr>
      <w:commentRangeStart w:id="20"/>
      <w:r>
        <w:rPr>
          <w:lang w:val="es-ES"/>
        </w:rPr>
        <w:t>No se muestran los campos de anomalías zonales de V ya que son virtualmente idénticos a los campos de V porque la media zonal de esta variable es virtualmente nula en todo el dominio.</w:t>
      </w:r>
      <w:commentRangeEnd w:id="20"/>
      <w:r>
        <w:commentReference w:id="20"/>
      </w:r>
      <w:r>
        <w:rPr>
          <w:lang w:val="es-ES"/>
        </w:rPr>
      </w:r>
    </w:p>
    <w:p>
      <w:pPr>
        <w:pStyle w:val="Heading2"/>
        <w:rPr>
          <w:lang w:val="es-ES"/>
        </w:rPr>
      </w:pPr>
      <w:bookmarkStart w:id="12" w:name="funcion-corriente"/>
      <w:bookmarkEnd w:id="12"/>
      <w:r>
        <w:rPr>
          <w:lang w:val="es-ES"/>
        </w:rPr>
        <w:t>Función corriente</w:t>
      </w:r>
    </w:p>
    <w:p>
      <w:pPr>
        <w:pStyle w:val="FirstParagraph"/>
        <w:rPr>
          <w:lang w:val="es-ES"/>
        </w:rPr>
      </w:pPr>
      <w:r>
        <w:rPr>
          <w:lang w:val="es-ES"/>
        </w:rPr>
        <w:t>Para analizar la influencia tropical en la circulación no es posible usar la altura geopotencial, ya que el balance geostrófico pierde validez cerca del ecuador. Por lo tanto, es útil analizar el campo de función corriente (</w:t>
      </w:r>
      <w:r>
        <w:rPr>
          <w:lang w:val="es-ES"/>
        </w:rPr>
      </w:r>
      <m:oMath xmlns:m="http://schemas.openxmlformats.org/officeDocument/2006/math">
        <m:r>
          <w:rPr>
            <w:rFonts w:ascii="Cambria Math" w:hAnsi="Cambria Math"/>
          </w:rPr>
          <m:t xml:space="preserve">ψ</m:t>
        </m:r>
      </m:oMath>
      <w:r>
        <w:rPr>
          <w:lang w:val="es-ES"/>
        </w:rPr>
        <w:t xml:space="preserve">). </w:t>
      </w:r>
      <w:del w:id="224" w:author="Carolina Vera" w:date="2018-02-28T17:43:00Z">
        <w:r>
          <w:rPr>
            <w:lang w:val="es-ES"/>
          </w:rPr>
          <w:delText>El reanálisis</w:delText>
        </w:r>
      </w:del>
      <w:ins w:id="225" w:author="Carolina Vera" w:date="2018-02-28T17:43:00Z">
        <w:r>
          <w:rPr>
            <w:lang w:val="es-ES"/>
          </w:rPr>
          <w:t>Los datos</w:t>
        </w:r>
      </w:ins>
      <w:r>
        <w:rPr>
          <w:lang w:val="es-ES"/>
        </w:rPr>
        <w:t xml:space="preserve"> </w:t>
      </w:r>
      <w:del w:id="226" w:author="Carolina Vera" w:date="2018-02-28T17:43:00Z">
        <w:r>
          <w:rPr>
            <w:lang w:val="es-ES"/>
          </w:rPr>
          <w:delText xml:space="preserve">de </w:delText>
        </w:r>
      </w:del>
      <w:r>
        <w:rPr>
          <w:lang w:val="es-ES"/>
        </w:rPr>
        <w:t>NCEP provee</w:t>
      </w:r>
      <w:ins w:id="227" w:author="Carolina Vera" w:date="2018-02-28T17:43:00Z">
        <w:r>
          <w:rPr>
            <w:lang w:val="es-ES"/>
          </w:rPr>
          <w:t>n</w:t>
        </w:r>
      </w:ins>
      <w:r>
        <w:rPr>
          <w:lang w:val="es-ES"/>
        </w:rPr>
        <w:t xml:space="preserve"> esta variable en niveles sigma en vez de presión. En la  se muestra </w:t>
      </w:r>
      <w:r>
        <w:rPr>
          <w:lang w:val="es-ES"/>
        </w:rPr>
      </w:r>
      <m:oMath xmlns:m="http://schemas.openxmlformats.org/officeDocument/2006/math">
        <m:r>
          <w:rPr>
            <w:rFonts w:ascii="Cambria Math" w:hAnsi="Cambria Math"/>
          </w:rPr>
          <m:t xml:space="preserve">ψ</m:t>
        </m:r>
      </m:oMath>
      <w:r>
        <w:rPr>
          <w:lang w:val="es-ES"/>
        </w:rPr>
        <w:t xml:space="preserve"> en el nivel 0.2101 sigma, que equivale aproximadamente a 250hPa. Además del campo medio, se muestran las anomalías zonales</w:t>
      </w:r>
      <w:ins w:id="228" w:author="Leandro" w:date="2018-03-02T11:52:00Z">
        <w:r>
          <w:rPr>
            <w:lang w:val="es-ES"/>
          </w:rPr>
          <w:t xml:space="preserve"> de esta variable</w:t>
        </w:r>
      </w:ins>
      <w:r>
        <w:rPr>
          <w:lang w:val="es-ES"/>
        </w:rPr>
        <w:t xml:space="preserve"> en sombreado y los flujos de actividad de onda en flechas.</w:t>
      </w:r>
    </w:p>
    <w:p>
      <w:pPr>
        <w:pStyle w:val="TextBody"/>
        <w:rPr>
          <w:lang w:val="es-ES"/>
        </w:rPr>
      </w:pPr>
      <w:r>
        <w:rPr>
          <w:lang w:val="es-ES"/>
        </w:rPr>
        <w:t>Las características de</w:t>
      </w:r>
      <w:ins w:id="229" w:author="Leandro" w:date="2018-03-02T11:53:00Z">
        <w:r>
          <w:rPr>
            <w:lang w:val="es-ES"/>
          </w:rPr>
          <w:t xml:space="preserve"> </w:t>
        </w:r>
      </w:ins>
      <w:r>
        <w:rPr>
          <w:lang w:val="es-ES"/>
        </w:rPr>
        <w:t>l</w:t>
      </w:r>
      <w:ins w:id="230" w:author="Leandro" w:date="2018-03-02T11:53:00Z">
        <w:r>
          <w:rPr>
            <w:lang w:val="es-ES"/>
          </w:rPr>
          <w:t>os</w:t>
        </w:r>
      </w:ins>
      <w:r>
        <w:rPr>
          <w:lang w:val="es-ES"/>
        </w:rPr>
        <w:t xml:space="preserve"> campo</w:t>
      </w:r>
      <w:ins w:id="231" w:author="Leandro" w:date="2018-03-02T11:53:00Z">
        <w:r>
          <w:rPr>
            <w:lang w:val="es-ES"/>
          </w:rPr>
          <w:t>s</w:t>
        </w:r>
      </w:ins>
      <w:r>
        <w:rPr>
          <w:lang w:val="es-ES"/>
        </w:rPr>
        <w:t xml:space="preserve"> de </w:t>
      </w:r>
      <w:r>
        <w:rPr>
          <w:lang w:val="es-ES"/>
        </w:rPr>
      </w:r>
      <m:oMath xmlns:m="http://schemas.openxmlformats.org/officeDocument/2006/math">
        <m:r>
          <w:rPr>
            <w:rFonts w:ascii="Cambria Math" w:hAnsi="Cambria Math"/>
          </w:rPr>
          <m:t xml:space="preserve">ψ</m:t>
        </m:r>
      </m:oMath>
      <w:r>
        <w:rPr>
          <w:lang w:val="es-ES"/>
        </w:rPr>
        <w:t xml:space="preserve">, tanto el total como las anomalías zonales, </w:t>
      </w:r>
      <w:del w:id="232" w:author="Leandro" w:date="2018-03-02T11:54:00Z">
        <w:r>
          <w:rPr>
            <w:lang w:val="es-ES"/>
          </w:rPr>
          <w:delText>es</w:delText>
        </w:r>
      </w:del>
      <w:ins w:id="233" w:author="Leandro" w:date="2018-03-02T11:54:00Z">
        <w:r>
          <w:rPr>
            <w:lang w:val="es-ES"/>
          </w:rPr>
          <w:t>son</w:t>
        </w:r>
      </w:ins>
      <w:r>
        <w:rPr>
          <w:lang w:val="es-ES"/>
        </w:rPr>
        <w:t xml:space="preserve"> similar</w:t>
      </w:r>
      <w:ins w:id="234" w:author="Leandro" w:date="2018-03-02T11:54:00Z">
        <w:r>
          <w:rPr>
            <w:lang w:val="es-ES"/>
          </w:rPr>
          <w:t>es</w:t>
        </w:r>
      </w:ins>
      <w:r>
        <w:rPr>
          <w:lang w:val="es-ES"/>
        </w:rPr>
        <w:t xml:space="preserve"> a</w:t>
      </w:r>
      <w:ins w:id="235" w:author="Leandro" w:date="2018-03-02T11:54:00Z">
        <w:r>
          <w:rPr>
            <w:lang w:val="es-ES"/>
          </w:rPr>
          <w:t xml:space="preserve"> </w:t>
        </w:r>
      </w:ins>
      <w:r>
        <w:rPr>
          <w:lang w:val="es-ES"/>
        </w:rPr>
        <w:t>l</w:t>
      </w:r>
      <w:ins w:id="236" w:author="Leandro" w:date="2018-03-02T11:54:00Z">
        <w:r>
          <w:rPr>
            <w:lang w:val="es-ES"/>
          </w:rPr>
          <w:t>os</w:t>
        </w:r>
      </w:ins>
      <w:r>
        <w:rPr>
          <w:lang w:val="es-ES"/>
        </w:rPr>
        <w:t xml:space="preserve"> de Z </w:t>
      </w:r>
      <w:ins w:id="237" w:author="Carolina Vera" w:date="2018-02-28T17:43:00Z">
        <w:r>
          <w:rPr>
            <w:lang w:val="es-ES"/>
          </w:rPr>
          <w:t>y Z</w:t>
        </w:r>
      </w:ins>
      <w:del w:id="238" w:author="Leandro" w:date="2018-03-02T11:53:00Z">
        <w:r>
          <w:rPr>
            <w:vertAlign w:val="superscript"/>
            <w:lang w:val="es-ES"/>
          </w:rPr>
          <w:delText>*</w:delText>
        </w:r>
      </w:del>
      <w:ins w:id="239" w:author="Carolina Vera" w:date="2018-02-28T17:43:00Z">
        <w:r>
          <w:rPr>
            <w:vertAlign w:val="superscript"/>
            <w:lang w:val="es-ES"/>
          </w:rPr>
          <w:t xml:space="preserve"> </w:t>
        </w:r>
      </w:ins>
      <w:del w:id="240" w:author="Leandro" w:date="2018-03-02T11:54:00Z">
        <w:r>
          <w:rPr>
            <w:vertAlign w:val="superscript"/>
            <w:lang w:val="es-ES"/>
          </w:rPr>
          <w:delText>(</w:delText>
        </w:r>
      </w:del>
      <w:ins w:id="241" w:author="Leandro" w:date="2018-03-02T11:53:00Z">
        <w:r>
          <w:rPr>
            <w:lang w:val="es-ES"/>
          </w:rPr>
          <w:t>respectivamente</w:t>
        </w:r>
      </w:ins>
      <w:r>
        <w:rPr>
          <w:lang w:val="es-ES"/>
        </w:rPr>
        <w:t xml:space="preserve">, </w:t>
      </w:r>
      <w:ins w:id="242" w:author="Leandro" w:date="2018-03-02T11:53:00Z">
        <w:r>
          <w:rPr>
            <w:lang w:val="es-ES"/>
          </w:rPr>
          <w:t>(</w:t>
        </w:r>
      </w:ins>
      <w:r>
        <w:rPr>
          <w:lang w:val="es-ES"/>
        </w:rPr>
        <w:t xml:space="preserve">200hPa) con una estructura eminentemente zonal y un aumento del gradiente meridional en invierno y primavera y los mismos centros de anomalías. La principal diferencia es, además del cambio de signo dada por la dependencia de </w:t>
      </w:r>
      <w:r>
        <w:rPr>
          <w:lang w:val="es-ES"/>
        </w:rPr>
      </w:r>
      <m:oMath xmlns:m="http://schemas.openxmlformats.org/officeDocument/2006/math">
        <m:r>
          <w:rPr>
            <w:rFonts w:ascii="Cambria Math" w:hAnsi="Cambria Math"/>
          </w:rPr>
          <m:t xml:space="preserve">ψ</m:t>
        </m:r>
      </m:oMath>
      <w:r>
        <w:rPr>
          <w:lang w:val="es-ES"/>
        </w:rPr>
        <w:t xml:space="preserve"> con f, es que los patrones presentes en las latitudes tropicales se ven con mayor magnitud que los de latitudes medias y altas.</w:t>
      </w:r>
    </w:p>
    <w:p>
      <w:pPr>
        <w:pStyle w:val="TextBody"/>
        <w:rPr>
          <w:lang w:val="es-ES"/>
        </w:rPr>
      </w:pPr>
      <w:r>
        <w:rPr>
          <w:lang w:val="es-ES"/>
        </w:rPr>
        <w:t xml:space="preserve">Los flujos de actividad de onda en verano muestran transporte de energía desde el Pacífico este hacia el sur de África pasando por el Atlántico que se sostiene durante todo el año con menor intensidad. Desde ese lugar también se observa </w:t>
      </w:r>
      <w:del w:id="243" w:author="Leandro" w:date="2018-03-02T11:56:00Z">
        <w:r>
          <w:rPr>
            <w:lang w:val="es-ES"/>
          </w:rPr>
          <w:delText xml:space="preserve">transferencia </w:delText>
        </w:r>
      </w:del>
      <w:ins w:id="244" w:author="Leandro" w:date="2018-03-02T11:56:00Z">
        <w:r>
          <w:rPr>
            <w:lang w:val="es-ES"/>
          </w:rPr>
          <w:t>t</w:t>
        </w:r>
      </w:ins>
      <w:ins w:id="245" w:author="Leandro" w:date="2018-03-02T11:57:00Z">
        <w:r>
          <w:rPr>
            <w:lang w:val="es-ES"/>
          </w:rPr>
          <w:t>ransporte</w:t>
        </w:r>
      </w:ins>
      <w:ins w:id="246" w:author="Leandro" w:date="2018-03-02T11:56:00Z">
        <w:r>
          <w:rPr>
            <w:lang w:val="es-ES"/>
          </w:rPr>
          <w:t xml:space="preserve"> </w:t>
        </w:r>
      </w:ins>
      <w:r>
        <w:rPr>
          <w:lang w:val="es-ES"/>
        </w:rPr>
        <w:t>de energía hacia el hemisferio norte, que se junta con otra región de flujos intensos que viene desde el Pacífico oeste. Sobre el Índico, los flujos son de mayor magnitud en invierno transportando energía hacia el sur.</w:t>
      </w:r>
    </w:p>
    <w:p>
      <w:pPr>
        <w:pStyle w:val="Heading2"/>
        <w:rPr>
          <w:lang w:val="es-ES"/>
        </w:rPr>
      </w:pPr>
      <w:bookmarkStart w:id="13" w:name="propagacion-meridional-de-ondas-de-rossb"/>
      <w:bookmarkEnd w:id="13"/>
      <w:r>
        <w:rPr>
          <w:lang w:val="es-ES"/>
        </w:rPr>
        <w:t>Propagaci</w:t>
      </w:r>
      <w:ins w:id="247" w:author="Carolina Vera" w:date="2018-02-28T17:43:00Z">
        <w:r>
          <w:rPr>
            <w:lang w:val="es-ES"/>
          </w:rPr>
          <w:t>ó</w:t>
        </w:r>
      </w:ins>
      <w:del w:id="248" w:author="Carolina Vera" w:date="2018-02-28T17:43:00Z">
        <w:r>
          <w:rPr>
            <w:lang w:val="es-ES"/>
          </w:rPr>
          <w:delText>o</w:delText>
        </w:r>
      </w:del>
      <w:r>
        <w:rPr>
          <w:lang w:val="es-ES"/>
        </w:rPr>
        <w:t>n Meridional de Ondas de Rossby</w:t>
      </w:r>
    </w:p>
    <w:p>
      <w:pPr>
        <w:pStyle w:val="FirstParagraph"/>
        <w:rPr>
          <w:lang w:val="es-ES"/>
        </w:rPr>
      </w:pPr>
      <w:r>
        <w:rPr>
          <w:lang w:val="es-ES"/>
        </w:rPr>
        <w:t xml:space="preserve">La  muestra el campo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con una región </w:t>
      </w:r>
      <w:del w:id="249" w:author="Carolina Vera" w:date="2018-02-28T17:44:00Z">
        <w:r>
          <w:rPr>
            <w:lang w:val="es-ES"/>
          </w:rPr>
          <w:delText xml:space="preserve">con </w:delText>
        </w:r>
      </w:del>
      <w:ins w:id="250" w:author="Carolina Vera" w:date="2018-02-28T17:44:00Z">
        <w:r>
          <w:rPr>
            <w:lang w:val="es-ES"/>
          </w:rPr>
          <w:t xml:space="preserve">de </w:t>
        </w:r>
      </w:ins>
      <w:r>
        <w:rPr>
          <w:lang w:val="es-ES"/>
        </w:rPr>
        <w:t xml:space="preserve">valores negativos centrada sobre Nueva Zelanda, en invierno entre 300hPa y 200hPa, coincidiendo con la región de bloqueos. Está flanqueada por el jet subtropical intenso y el jet subpolar más al sur, dando lugar a gradientes meridionales de viento zonal negativos más intensos que </w:t>
      </w:r>
      <w:r>
        <w:rPr>
          <w:lang w:val="es-ES"/>
        </w:rPr>
      </w:r>
      <m:oMath xmlns:m="http://schemas.openxmlformats.org/officeDocument/2006/math">
        <m:r>
          <w:rPr>
            <w:rFonts w:ascii="Cambria Math" w:hAnsi="Cambria Math"/>
          </w:rPr>
          <m:t xml:space="preserve">β</m:t>
        </m:r>
      </m:oMath>
      <w:r>
        <w:rPr>
          <w:lang w:val="es-ES"/>
        </w:rPr>
        <w:t>. Otras regiones con valores negativos se distinguen en la costa antártica.</w:t>
      </w:r>
    </w:p>
    <w:p>
      <w:pPr>
        <w:pStyle w:val="TextBody"/>
        <w:rPr/>
      </w:pPr>
      <w:ins w:id="251" w:author="Leandro" w:date="2018-03-02T11:58:00Z">
        <w:r>
          <w:rPr>
            <w:lang w:val="es-ES"/>
          </w:rPr>
          <w:t>Los v</w:t>
        </w:r>
      </w:ins>
      <w:del w:id="252" w:author="Leandro" w:date="2018-03-02T11:58:00Z">
        <w:r>
          <w:rPr>
            <w:lang w:val="es-ES"/>
          </w:rPr>
          <w:delText>V</w:delText>
        </w:r>
      </w:del>
      <w:r>
        <w:rPr>
          <w:lang w:val="es-ES"/>
        </w:rPr>
        <w:t xml:space="preserve">alores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negativos </w:t>
      </w:r>
      <w:del w:id="253" w:author="Leandro" w:date="2018-03-02T11:58:00Z">
        <w:r>
          <w:rPr>
            <w:lang w:val="es-ES"/>
          </w:rPr>
          <w:delText>son un factor que</w:delText>
        </w:r>
      </w:del>
      <w:r>
        <w:rPr>
          <w:lang w:val="es-ES"/>
        </w:rPr>
        <w:t xml:space="preserve"> impiden la propagación meridional de ondas de Rossby barotrópicas. Esta figura reproduce y extiende el resultado de Berbery et al. (</w:t>
      </w:r>
      <w:hyperlink w:anchor="ref-Berbery1992">
        <w:r>
          <w:rPr>
            <w:rStyle w:val="InternetLink"/>
            <w:lang w:val="es-ES"/>
          </w:rPr>
          <w:t>1992</w:t>
        </w:r>
      </w:hyperlink>
      <w:r>
        <w:rPr>
          <w:lang w:val="es-ES"/>
        </w:rPr>
        <w:t>) (su Figura 3)</w:t>
      </w:r>
      <w:ins w:id="254" w:author="Carolina Vera" w:date="2018-02-28T17:44:00Z">
        <w:r>
          <w:rPr>
            <w:lang w:val="es-ES"/>
          </w:rPr>
          <w:t xml:space="preserve"> que </w:t>
        </w:r>
      </w:ins>
      <w:del w:id="255" w:author="Carolina Vera" w:date="2018-02-28T17:44:00Z">
        <w:r>
          <w:rPr>
            <w:lang w:val="es-ES"/>
          </w:rPr>
          <w:delText xml:space="preserve"> </w:delText>
        </w:r>
      </w:del>
      <w:r>
        <w:rPr>
          <w:lang w:val="es-ES"/>
        </w:rPr>
        <w:t>utiliza</w:t>
      </w:r>
      <w:ins w:id="256" w:author="Carolina Vera" w:date="2018-02-28T17:45:00Z">
        <w:r>
          <w:rPr>
            <w:lang w:val="es-ES"/>
          </w:rPr>
          <w:t>ron</w:t>
        </w:r>
      </w:ins>
      <w:del w:id="257" w:author="Carolina Vera" w:date="2018-02-28T17:45:00Z">
        <w:r>
          <w:rPr>
            <w:lang w:val="es-ES"/>
          </w:rPr>
          <w:delText>ndo</w:delText>
        </w:r>
      </w:del>
      <w:r>
        <w:rPr>
          <w:lang w:val="es-ES"/>
        </w:rPr>
        <w:t xml:space="preserve"> 5 años de análisis objetivo del Centro Europeo de Predicción a Plazo Medio (ECMWF). Asimismo, </w:t>
      </w:r>
      <w:ins w:id="258" w:author="Carolina Vera" w:date="2018-02-28T17:45:00Z">
        <w:r>
          <w:rPr>
            <w:lang w:val="es-ES"/>
          </w:rPr>
          <w:t xml:space="preserve">como se describió en la sección de Metodología, </w:t>
        </w:r>
      </w:ins>
      <w:r>
        <w:rPr>
          <w:lang w:val="es-ES"/>
        </w:rPr>
        <w:t xml:space="preserve">aún con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positivo, las ondas de Rossby barotrópicas sólo se pueden propagar si su número de onda zonal es menor que el número de onda estacionario (James, </w:t>
      </w:r>
      <w:hyperlink w:anchor="ref-James">
        <w:r>
          <w:rPr>
            <w:rStyle w:val="InternetLink"/>
            <w:lang w:val="es-ES"/>
          </w:rPr>
          <w:t>1994</w:t>
        </w:r>
      </w:hyperlink>
      <w:r>
        <w:rPr>
          <w:lang w:val="es-ES"/>
        </w:rPr>
        <w:t>). En la  se muestra el número de onda estacionario para el nivel de 200hPa. Entre otoño y primavera, se destaca claramente la región del Pacífico Oeste en la cual la propagación meridional está inhibida. Además, en todas las estaciones, las ondas cortas no pueden propagarse meridionalmente en latitudes altas. La  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TextBody"/>
        <w:rPr>
          <w:lang w:val="es-ES"/>
          <w:ins w:id="259" w:author="Carolina Vera" w:date="2018-02-28T17:45:00Z"/>
        </w:rPr>
      </w:pPr>
      <w:commentRangeStart w:id="21"/>
      <w:r>
        <w:rPr>
          <w:lang w:val="es-ES"/>
        </w:rPr>
        <w:t xml:space="preserve">La  se </w:t>
      </w:r>
      <w:r>
        <w:rPr>
          <w:lang w:val="es-ES"/>
        </w:rPr>
      </w:r>
      <w:commentRangeEnd w:id="21"/>
      <w:r>
        <w:commentReference w:id="21"/>
      </w:r>
      <w:r>
        <w:rPr>
          <w:lang w:val="es-ES"/>
        </w:rPr>
        <w:t>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w:t>
      </w:r>
    </w:p>
    <w:p>
      <w:pPr>
        <w:pStyle w:val="TextBody"/>
        <w:rPr>
          <w:lang w:val="es-ES"/>
          <w:del w:id="261" w:author="Carolina Vera" w:date="2018-03-01T10:45:00Z"/>
        </w:rPr>
      </w:pPr>
      <w:del w:id="260" w:author="Carolina Vera" w:date="2018-03-01T10:45:00Z">
        <w:r>
          <w:rPr/>
        </w:r>
      </w:del>
    </w:p>
    <w:p>
      <w:pPr>
        <w:pStyle w:val="TextBody"/>
        <w:rPr/>
      </w:pPr>
      <w:bookmarkStart w:id="14" w:name="ondas-quasiestacionarias"/>
      <w:bookmarkEnd w:id="14"/>
      <w:r>
        <w:rPr>
          <w:lang w:val="es-ES"/>
        </w:rPr>
        <w:t>Ondas Quasiestacionarias</w:t>
      </w:r>
    </w:p>
    <w:p>
      <w:pPr>
        <w:pStyle w:val="FirstParagraph"/>
        <w:rPr>
          <w:lang w:val="es-ES"/>
        </w:rPr>
      </w:pPr>
      <w:r>
        <w:rPr>
          <w:lang w:val="es-ES"/>
        </w:rPr>
        <w:t xml:space="preserve">La  muestra el corte vertical-meridional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de Fourier </w:t>
      </w:r>
      <w:ins w:id="262" w:author="Carolina Vera" w:date="2018-03-01T10:50:00Z">
        <w:r>
          <w:rPr>
            <w:lang w:val="es-ES"/>
          </w:rPr>
          <w:t xml:space="preserve">(definido en el capítulo 2) </w:t>
        </w:r>
      </w:ins>
      <w:r>
        <w:rPr>
          <w:lang w:val="es-ES"/>
        </w:rPr>
        <w:t>para las ondas estacionarias 1 a 4</w:t>
      </w:r>
      <w:ins w:id="263" w:author="Carolina Vera" w:date="2018-03-01T10:56:00Z">
        <w:r>
          <w:rPr>
            <w:lang w:val="es-ES"/>
          </w:rPr>
          <w:t xml:space="preserve">, de manera de </w:t>
        </w:r>
      </w:ins>
      <w:del w:id="264" w:author="Carolina Vera" w:date="2018-03-01T10:56:00Z">
        <w:r>
          <w:rPr>
            <w:lang w:val="es-ES"/>
          </w:rPr>
          <w:delText xml:space="preserve">El </w:delText>
        </w:r>
      </w:del>
      <w:bookmarkStart w:id="15" w:name="move507665100"/>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del w:id="265" w:author="Carolina Vera" w:date="2018-03-01T10:56:00Z">
        <w:r>
          <w:rPr>
            <w:lang w:val="es-ES"/>
          </w:rPr>
          <w:delText xml:space="preserve"> permite </w:delText>
        </w:r>
      </w:del>
      <w:r>
        <w:rPr>
          <w:lang w:val="es-ES"/>
        </w:rPr>
        <w:t xml:space="preserve">analizar la importancia relativa de cada </w:t>
      </w:r>
      <w:del w:id="266" w:author="Carolina Vera" w:date="2018-03-01T10:56:00Z">
        <w:r>
          <w:rPr>
            <w:lang w:val="es-ES"/>
          </w:rPr>
          <w:delText>modo</w:delText>
        </w:r>
      </w:del>
      <w:ins w:id="267" w:author="Carolina Vera" w:date="2018-03-01T10:56:00Z">
        <w:r>
          <w:rPr>
            <w:lang w:val="es-ES"/>
          </w:rPr>
          <w:t>una</w:t>
        </w:r>
      </w:ins>
      <w:r>
        <w:rPr>
          <w:lang w:val="es-ES"/>
        </w:rPr>
        <w:t xml:space="preserve"> con respecto a la variabilidad total,</w:t>
      </w:r>
      <w:del w:id="268" w:author="Carolina Vera" w:date="2018-03-01T10:56:00Z">
        <w:bookmarkEnd w:id="15"/>
        <w:r>
          <w:rPr>
            <w:lang w:val="es-ES"/>
          </w:rPr>
          <w:delText>.</w:delText>
        </w:r>
      </w:del>
      <w:r>
        <w:rPr>
          <w:lang w:val="es-ES"/>
        </w:rPr>
        <w:t xml:space="preserve"> Consistente con lo encontrado previamente en el campo de Z*, la QS1 explica la mayor parte de la variabilidad en todo el dominio al sur de los 45°S.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w:t>
      </w:r>
      <w:del w:id="269" w:author="Carolina Vera" w:date="2018-03-01T10:53:00Z">
        <w:r>
          <w:rPr>
            <w:lang w:val="es-ES"/>
          </w:rPr>
          <w:delText xml:space="preserve"> </w:delText>
        </w:r>
      </w:del>
      <w:r>
        <w:rPr>
          <w:lang w:val="es-ES"/>
        </w:rPr>
        <w:t>rededor de los 45°S y mayormente en invierno. La QS4 explica muy poca varianza a excepción de cerca de superficie entre 15°S y 30°S. Ondas más cortas son aún menos importantes (no se muestra).</w:t>
      </w:r>
    </w:p>
    <w:p>
      <w:pPr>
        <w:pStyle w:val="TextBody"/>
        <w:rPr>
          <w:lang w:val="es-ES"/>
        </w:rPr>
      </w:pPr>
      <w:bookmarkStart w:id="16" w:name="move5076651001"/>
      <w:r>
        <w:rPr>
          <w:lang w:val="es-ES"/>
        </w:rPr>
        <w:t xml:space="preserve">El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permite analizar la importancia relativa de cada modo con respecto a la variabilidad total,</w:t>
      </w:r>
      <w:del w:id="270" w:author="Carolina Vera" w:date="2018-03-01T10:56:00Z">
        <w:bookmarkEnd w:id="16"/>
        <w:r>
          <w:rPr>
            <w:lang w:val="es-ES"/>
          </w:rPr>
          <w:delText xml:space="preserve"> pero lo que importa d</w:delText>
        </w:r>
      </w:del>
      <w:ins w:id="271" w:author="Carolina Vera" w:date="2018-03-01T10:56:00Z">
        <w:r>
          <w:rPr>
            <w:lang w:val="es-ES"/>
          </w:rPr>
          <w:t>D</w:t>
        </w:r>
      </w:ins>
      <w:r>
        <w:rPr>
          <w:lang w:val="es-ES"/>
        </w:rPr>
        <w:t>esde el punto de vista físico</w:t>
      </w:r>
      <w:ins w:id="272" w:author="Carolina Vera" w:date="2018-03-01T10:56:00Z">
        <w:r>
          <w:rPr>
            <w:lang w:val="es-ES"/>
          </w:rPr>
          <w:t>,</w:t>
        </w:r>
      </w:ins>
      <w:r>
        <w:rPr>
          <w:lang w:val="es-ES"/>
        </w:rPr>
        <w:t xml:space="preserve"> </w:t>
      </w:r>
      <w:del w:id="273" w:author="Carolina Vera" w:date="2018-03-01T10:56:00Z">
        <w:r>
          <w:rPr>
            <w:lang w:val="es-ES"/>
          </w:rPr>
          <w:delText xml:space="preserve">es </w:delText>
        </w:r>
      </w:del>
      <w:r>
        <w:rPr>
          <w:lang w:val="es-ES"/>
        </w:rPr>
        <w:t>la amplitud de la onda</w:t>
      </w:r>
      <w:ins w:id="274" w:author="Carolina Vera" w:date="2018-03-01T10:56:00Z">
        <w:r>
          <w:rPr>
            <w:lang w:val="es-ES"/>
          </w:rPr>
          <w:t xml:space="preserve"> permite </w:t>
        </w:r>
      </w:ins>
      <w:ins w:id="275" w:author="Carolina Vera" w:date="2018-03-01T10:57:00Z">
        <w:r>
          <w:rPr>
            <w:lang w:val="es-ES"/>
          </w:rPr>
          <w:t>estimar su importancia en la variabilidad total</w:t>
        </w:r>
      </w:ins>
      <w:r>
        <w:rPr>
          <w:lang w:val="es-ES"/>
        </w:rPr>
        <w:t xml:space="preserve">. La  muestra cortes verticales-meridionales de la amplitud. Las diferencias entre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y los de amplitud son evidentes comparando con la  (notar la escala logarítmica en los colores). La amplitud de la QS1 muestra un máximo bien definido centrado en 60°S que en verano se encuentra en niveles más bajos que en las otras estaciones. También </w:t>
      </w:r>
      <w:del w:id="276" w:author="Carolina Vera" w:date="2018-03-01T10:58:00Z">
        <w:r>
          <w:rPr>
            <w:lang w:val="es-ES"/>
          </w:rPr>
          <w:delText xml:space="preserve">existe </w:delText>
        </w:r>
      </w:del>
      <w:ins w:id="277" w:author="Carolina Vera" w:date="2018-03-01T10:58:00Z">
        <w:r>
          <w:rPr>
            <w:lang w:val="es-ES"/>
          </w:rPr>
          <w:t xml:space="preserve">exhibe </w:t>
        </w:r>
      </w:ins>
      <w:r>
        <w:rPr>
          <w:lang w:val="es-ES"/>
        </w:rPr>
        <w:t>un máximo relativo entre 15°S y 30°S en verano</w:t>
      </w:r>
      <w:ins w:id="278" w:author="Carolina Vera" w:date="2018-03-01T10:58:00Z">
        <w:r>
          <w:rPr>
            <w:lang w:val="es-ES"/>
          </w:rPr>
          <w:t>, mientras que maximiza</w:t>
        </w:r>
      </w:ins>
      <w:del w:id="279" w:author="Carolina Vera" w:date="2018-03-01T10:58:00Z">
        <w:r>
          <w:rPr>
            <w:lang w:val="es-ES"/>
          </w:rPr>
          <w:delText xml:space="preserve"> que migra a</w:delText>
        </w:r>
      </w:del>
      <w:ins w:id="280" w:author="Carolina Vera" w:date="2018-03-01T10:58:00Z">
        <w:r>
          <w:rPr>
            <w:lang w:val="es-ES"/>
          </w:rPr>
          <w:t xml:space="preserve"> en</w:t>
        </w:r>
      </w:ins>
      <w:r>
        <w:rPr>
          <w:lang w:val="es-ES"/>
        </w:rPr>
        <w:t xml:space="preserve"> latitudes </w:t>
      </w:r>
      <w:del w:id="281" w:author="Carolina Vera" w:date="2018-03-01T10:59:00Z">
        <w:r>
          <w:rPr>
            <w:lang w:val="es-ES"/>
          </w:rPr>
          <w:delText>más altas</w:delText>
        </w:r>
      </w:del>
      <w:ins w:id="282" w:author="Carolina Vera" w:date="2018-03-01T10:59:00Z">
        <w:r>
          <w:rPr>
            <w:lang w:val="es-ES"/>
          </w:rPr>
          <w:t>medias</w:t>
        </w:r>
      </w:ins>
      <w:r>
        <w:rPr>
          <w:lang w:val="es-ES"/>
        </w:rPr>
        <w:t xml:space="preserve"> en invierno y primavera. </w:t>
      </w:r>
      <w:ins w:id="283" w:author="Carolina Vera" w:date="2018-03-01T10:59:00Z">
        <w:r>
          <w:rPr>
            <w:lang w:val="es-ES"/>
          </w:rPr>
          <w:t xml:space="preserve">Estas características </w:t>
        </w:r>
      </w:ins>
      <w:del w:id="284" w:author="Carolina Vera" w:date="2018-03-01T10:59:00Z">
        <w:r>
          <w:rPr>
            <w:lang w:val="es-ES"/>
          </w:rPr>
          <w:delText xml:space="preserve">El mismo </w:delText>
        </w:r>
      </w:del>
      <w:r>
        <w:rPr>
          <w:lang w:val="es-ES"/>
        </w:rPr>
        <w:t>está</w:t>
      </w:r>
      <w:ins w:id="285" w:author="Carolina Vera" w:date="2018-03-01T10:59:00Z">
        <w:r>
          <w:rPr>
            <w:lang w:val="es-ES"/>
          </w:rPr>
          <w:t>n</w:t>
        </w:r>
      </w:ins>
      <w:r>
        <w:rPr>
          <w:lang w:val="es-ES"/>
        </w:rPr>
        <w:t xml:space="preserve"> presente</w:t>
      </w:r>
      <w:ins w:id="286" w:author="Carolina Vera" w:date="2018-03-01T10:59:00Z">
        <w:r>
          <w:rPr>
            <w:lang w:val="es-ES"/>
          </w:rPr>
          <w:t>s</w:t>
        </w:r>
      </w:ins>
      <w:r>
        <w:rPr>
          <w:lang w:val="es-ES"/>
        </w:rPr>
        <w:t xml:space="preserve"> también en las otras ondas estacionarias</w:t>
      </w:r>
      <w:ins w:id="287" w:author="Carolina Vera" w:date="2018-03-01T10:59:00Z">
        <w:r>
          <w:rPr>
            <w:lang w:val="es-ES"/>
          </w:rPr>
          <w:t xml:space="preserve"> consideradas</w:t>
        </w:r>
      </w:ins>
      <w:r>
        <w:rPr>
          <w:lang w:val="es-ES"/>
        </w:rPr>
        <w:t>.</w:t>
      </w:r>
    </w:p>
    <w:p>
      <w:pPr>
        <w:pStyle w:val="TextBody"/>
        <w:rPr>
          <w:lang w:val="es-ES"/>
        </w:rPr>
      </w:pPr>
      <w:r>
        <w:rPr>
          <w:lang w:val="es-ES"/>
        </w:rPr>
        <w:t xml:space="preserve">En el caso de la QS2, se evidencia que a pesar de tener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 la estratósfera al norte de 45°S, alcanza su máxima amplitud al sur de esa latitud y en 200hPa en verano y en 30hPa en invierno. </w:t>
      </w:r>
      <w:r>
        <w:rPr>
          <w:lang w:val="es-ES"/>
          <w:rPrChange w:id="0" w:author="Carolina Vera" w:date="2018-02-28T15:59:00Z"/>
        </w:rPr>
        <w:t xml:space="preserve">Su actividad en la costa antártica se extiende en toda la tropósfera en invierno (a pesar de que en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pierde importancia por encima de los 200hPa)</w:t>
      </w:r>
      <w:ins w:id="290" w:author="Leandro" w:date="2018-03-02T12:25:00Z">
        <w:r>
          <w:rPr>
            <w:lang w:val="es-ES"/>
          </w:rPr>
          <w:t>.</w:t>
        </w:r>
      </w:ins>
    </w:p>
    <w:p>
      <w:pPr>
        <w:pStyle w:val="TextBody"/>
        <w:rPr>
          <w:lang w:val="es-ES"/>
        </w:rPr>
      </w:pPr>
      <w:r>
        <w:rPr>
          <w:lang w:val="es-ES"/>
          <w:rPrChange w:id="0" w:author="Carolina Vera" w:date="2018-02-28T15:59:00Z"/>
        </w:rPr>
        <w:t xml:space="preserve">La región de amplitud máxima de la QS3, coincide aproximadamente con la región de máximo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entre y otoño y primavera, aunque con meno</w:t>
      </w:r>
      <w:del w:id="293" w:author="Carolina Vera" w:date="2018-03-01T11:00:00Z">
        <w:r>
          <w:rPr>
            <w:lang w:val="es-ES"/>
          </w:rPr>
          <w:delText>s</w:delText>
        </w:r>
      </w:del>
      <w:ins w:id="294" w:author="Carolina Vera" w:date="2018-03-01T11:00:00Z">
        <w:r>
          <w:rPr>
            <w:lang w:val="es-ES"/>
          </w:rPr>
          <w:t>r</w:t>
        </w:r>
      </w:ins>
      <w:r>
        <w:rPr>
          <w:lang w:val="es-ES"/>
          <w:rPrChange w:id="0" w:author="Carolina Vera" w:date="2018-02-28T15:59:00Z"/>
        </w:rPr>
        <w:t xml:space="preserve"> </w:t>
      </w:r>
      <w:ins w:id="296" w:author="Carolina Vera" w:date="2018-03-01T11:00:00Z">
        <w:r>
          <w:rPr>
            <w:lang w:val="es-ES"/>
          </w:rPr>
          <w:t>magnitud</w:t>
        </w:r>
      </w:ins>
      <w:del w:id="297" w:author="Carolina Vera" w:date="2018-03-01T11:00:00Z">
        <w:r>
          <w:rPr>
            <w:lang w:val="es-ES"/>
          </w:rPr>
          <w:delText>actividad</w:delText>
        </w:r>
      </w:del>
      <w:r>
        <w:rPr>
          <w:lang w:val="es-ES"/>
          <w:rPrChange w:id="0" w:author="Carolina Vera" w:date="2018-02-28T15:59:00Z"/>
        </w:rPr>
        <w:t xml:space="preserve"> en superficie y </w:t>
      </w:r>
      <w:ins w:id="299" w:author="Carolina Vera" w:date="2018-03-01T11:00:00Z">
        <w:r>
          <w:rPr>
            <w:lang w:val="es-ES"/>
          </w:rPr>
          <w:t xml:space="preserve">menor </w:t>
        </w:r>
      </w:ins>
      <w:r>
        <w:rPr>
          <w:lang w:val="es-ES"/>
          <w:rPrChange w:id="0" w:author="Carolina Vera" w:date="2018-02-28T15:59:00Z"/>
        </w:rPr>
        <w:t xml:space="preserve">extensión en toda la columna. En verano, en cambio </w:t>
      </w:r>
      <w:del w:id="301" w:author="Carolina Vera" w:date="2018-03-01T11:01:00Z">
        <w:r>
          <w:rPr>
            <w:lang w:val="es-ES"/>
          </w:rPr>
          <w:delText xml:space="preserve">aparece </w:delText>
        </w:r>
      </w:del>
      <w:ins w:id="302" w:author="Carolina Vera" w:date="2018-03-01T11:01:00Z">
        <w:r>
          <w:rPr>
            <w:lang w:val="es-ES"/>
          </w:rPr>
          <w:t xml:space="preserve">exhibe </w:t>
        </w:r>
      </w:ins>
      <w:r>
        <w:rPr>
          <w:lang w:val="es-ES"/>
          <w:rPrChange w:id="0" w:author="Carolina Vera" w:date="2018-02-28T15:59:00Z"/>
        </w:rPr>
        <w:t xml:space="preserve">un máximo de amplitud importante </w:t>
      </w:r>
      <w:ins w:id="304" w:author="Carolina Vera" w:date="2018-03-01T11:01:00Z">
        <w:r>
          <w:rPr>
            <w:lang w:val="es-ES"/>
          </w:rPr>
          <w:t xml:space="preserve">en latitudes medias </w:t>
        </w:r>
      </w:ins>
      <w:r>
        <w:rPr>
          <w:lang w:val="es-ES"/>
          <w:rPrChange w:id="0" w:author="Carolina Vera" w:date="2018-02-28T15:59:00Z"/>
        </w:rPr>
        <w:t xml:space="preserve">que no se </w:t>
      </w:r>
      <w:ins w:id="306" w:author="Carolina Vera" w:date="2018-03-01T11:01:00Z">
        <w:r>
          <w:rPr>
            <w:lang w:val="es-ES"/>
          </w:rPr>
          <w:t xml:space="preserve">asocia con valores máximos de </w:t>
        </w:r>
      </w:ins>
      <w:del w:id="307" w:author="Carolina Vera" w:date="2018-03-01T11:01:00Z">
        <w:r>
          <w:rPr>
            <w:lang w:val="es-ES"/>
          </w:rPr>
          <w:delText xml:space="preserve">observa en el campo de </w:delText>
        </w:r>
      </w:del>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w:t>
      </w:r>
    </w:p>
    <w:p>
      <w:pPr>
        <w:pStyle w:val="TextBody"/>
        <w:rPr>
          <w:lang w:val="es-ES"/>
        </w:rPr>
      </w:pPr>
      <w:del w:id="309" w:author="Carolina Vera" w:date="2018-03-01T11:01:00Z">
        <w:r>
          <w:rPr>
            <w:lang w:val="es-ES"/>
          </w:rPr>
          <w:delText>Finalmente, fuera de la superficie, l</w:delText>
        </w:r>
      </w:del>
      <w:ins w:id="310" w:author="Carolina Vera" w:date="2018-03-01T11:01:00Z">
        <w:r>
          <w:rPr>
            <w:lang w:val="es-ES"/>
          </w:rPr>
          <w:t>L</w:t>
        </w:r>
      </w:ins>
      <w:r>
        <w:rPr>
          <w:lang w:val="es-ES"/>
          <w:rPrChange w:id="0" w:author="Carolina Vera" w:date="2018-02-28T15:59:00Z"/>
        </w:rPr>
        <w:t xml:space="preserve">a QS4 presenta un máximo de amplitud bien definido </w:t>
      </w:r>
      <w:ins w:id="312" w:author="Carolina Vera" w:date="2018-03-01T11:02:00Z">
        <w:r>
          <w:rPr>
            <w:lang w:val="es-ES"/>
          </w:rPr>
          <w:t xml:space="preserve">en la troposfera media-alta </w:t>
        </w:r>
      </w:ins>
      <w:r>
        <w:rPr>
          <w:lang w:val="es-ES"/>
          <w:rPrChange w:id="0" w:author="Carolina Vera" w:date="2018-02-28T15:59:00Z"/>
        </w:rPr>
        <w:t>sólo en verano</w:t>
      </w:r>
      <w:ins w:id="314" w:author="Carolina Vera" w:date="2018-03-01T11:02:00Z">
        <w:r>
          <w:rPr>
            <w:lang w:val="es-ES"/>
          </w:rPr>
          <w:t xml:space="preserve">, </w:t>
        </w:r>
      </w:ins>
      <w:del w:id="315" w:author="Carolina Vera" w:date="2018-03-01T11:02:00Z">
        <w:r>
          <w:rPr>
            <w:lang w:val="es-ES"/>
          </w:rPr>
          <w:delText xml:space="preserve">. El máximo </w:delText>
        </w:r>
      </w:del>
      <w:r>
        <w:rPr>
          <w:lang w:val="es-ES"/>
          <w:rPrChange w:id="0" w:author="Carolina Vera" w:date="2018-02-28T15:59:00Z"/>
        </w:rPr>
        <w:t>entre 15°S y 30°S</w:t>
      </w:r>
      <w:del w:id="317" w:author="Carolina Vera" w:date="2018-03-01T11:02:00Z">
        <w:r>
          <w:rPr>
            <w:lang w:val="es-ES"/>
          </w:rPr>
          <w:delText xml:space="preserve"> sigue presente</w:delText>
        </w:r>
      </w:del>
      <w:r>
        <w:rPr>
          <w:lang w:val="es-ES"/>
          <w:rPrChange w:id="0" w:author="Carolina Vera" w:date="2018-02-28T15:59:00Z"/>
        </w:rPr>
        <w:t>.</w:t>
      </w:r>
    </w:p>
    <w:p>
      <w:pPr>
        <w:pStyle w:val="Heading1"/>
        <w:rPr>
          <w:lang w:val="es-ES"/>
        </w:rPr>
      </w:pPr>
      <w:bookmarkStart w:id="17" w:name="onda-3"/>
      <w:bookmarkEnd w:id="17"/>
      <w:r>
        <w:rPr>
          <w:lang w:val="es-ES"/>
          <w:rPrChange w:id="0" w:author="Carolina Vera" w:date="2018-02-28T15:59:00Z"/>
        </w:rPr>
        <w:t>Onda 3</w:t>
      </w:r>
    </w:p>
    <w:p>
      <w:pPr>
        <w:pStyle w:val="FirstParagraph"/>
        <w:rPr>
          <w:lang w:val="es-ES"/>
        </w:rPr>
      </w:pPr>
      <w:r>
        <w:rPr>
          <w:lang w:val="es-ES"/>
          <w:rPrChange w:id="0" w:author="Carolina Vera" w:date="2018-02-28T15:59:00Z"/>
        </w:rPr>
        <w:t>En este capítulo se analiza la climatología observada de la QS3 a partir de su reconstrucción mediante descomposición de Fourier. Se estudia su amplitud y fase y se propone una división estacional alternativa a partir de estas variables y el análisis de componentes principales. Además, se muestran la estructura típica de la altura geopotencial, la función corriente y la SST asociada a la QS3 a partir de regresiones con respecto a la amplitud de la QS3.</w:t>
      </w:r>
    </w:p>
    <w:p>
      <w:pPr>
        <w:pStyle w:val="Heading2"/>
        <w:rPr>
          <w:lang w:val="es-AR"/>
        </w:rPr>
      </w:pPr>
      <w:bookmarkStart w:id="18" w:name="caracteristicas-tipicas"/>
      <w:bookmarkEnd w:id="18"/>
      <w:r>
        <w:rPr>
          <w:lang w:val="es-AR"/>
          <w:rPrChange w:id="0" w:author="Carolina Vera" w:date="2018-03-01T11:03:00Z"/>
        </w:rPr>
        <w:t>Características típicas</w:t>
      </w:r>
    </w:p>
    <w:p>
      <w:pPr>
        <w:pStyle w:val="FigurewithCaption"/>
        <w:rPr/>
      </w:pPr>
      <w:r>
        <w:rPr/>
        <w:drawing>
          <wp:inline distT="0" distB="0" distL="0" distR="0">
            <wp:extent cx="5334000" cy="5252085"/>
            <wp:effectExtent l="0" t="0" r="0" b="0"/>
            <wp:docPr id="7" name="Image6" descr="Z* media reconstruida a partir de la QS3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Z* media reconstruida a partir de la QS3 (NCEP)."/>
                    <pic:cNvPicPr>
                      <a:picLocks noChangeAspect="1" noChangeArrowheads="1"/>
                    </pic:cNvPicPr>
                  </pic:nvPicPr>
                  <pic:blipFill>
                    <a:blip r:embed="rId8"/>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media reconstruida a partir de la QS3 (NCEP).</w:t>
      </w:r>
    </w:p>
    <w:p>
      <w:pPr>
        <w:pStyle w:val="TextBody"/>
        <w:rPr>
          <w:lang w:val="es-ES"/>
          <w:del w:id="333" w:author="Carolina Vera" w:date="2018-03-01T11:13:00Z"/>
        </w:rPr>
      </w:pPr>
      <w:r>
        <w:rPr>
          <w:lang w:val="es-ES"/>
          <w:rPrChange w:id="0" w:author="Carolina Vera" w:date="2018-02-28T15:59:00Z"/>
        </w:rPr>
        <w:t xml:space="preserve">En la  se muestra el campo de Z* reconstruido sólo a partir de la QS3 en 300 hPa, que ilustra lo que sucede en todos los niveles dado que su estructura es barotrópica equivalente (como se verá en la ). De acuerdo con lo encontrado en la amplitud de Fourier para la QS3 (), la amplitud es máxima entre 60°S y 45°S </w:t>
      </w:r>
      <w:ins w:id="324" w:author="Carolina Vera" w:date="2018-03-01T11:04:00Z">
        <w:r>
          <w:rPr>
            <w:lang w:val="es-ES"/>
          </w:rPr>
          <w:t xml:space="preserve">y </w:t>
        </w:r>
      </w:ins>
      <w:r>
        <w:rPr>
          <w:lang w:val="es-ES"/>
          <w:rPrChange w:id="0" w:author="Carolina Vera" w:date="2018-02-28T15:59:00Z"/>
        </w:rPr>
        <w:t xml:space="preserve">con menor intensidad en primavera. En el verano la fase es tal que una de las tres anomalías anticiclónicas se ubica hacia el este del sur de Sudamérica. Se observa que existe un corrimiento de la fase entre verano e invierno de poco más de 15° (algo ya observado por </w:t>
      </w:r>
      <w:del w:id="326" w:author="Carolina Vera" w:date="2018-03-01T11:10:00Z">
        <w:r>
          <w:rPr>
            <w:lang w:val="es-ES"/>
          </w:rPr>
          <w:delText>Loon y Jenne, Roy</w:delText>
        </w:r>
      </w:del>
      <w:ins w:id="327" w:author="Carolina Vera" w:date="2018-03-01T11:10:00Z">
        <w:commentRangeStart w:id="22"/>
        <w:r>
          <w:rPr>
            <w:lang w:val="es-ES"/>
          </w:rPr>
          <w:t>van Loon y Jenne</w:t>
        </w:r>
      </w:ins>
      <w:r>
        <w:rPr>
          <w:lang w:val="es-ES"/>
          <w:rPrChange w:id="0" w:author="Carolina Vera" w:date="2018-02-28T15:59:00Z"/>
        </w:rPr>
        <w:t xml:space="preserve"> (</w:t>
      </w:r>
      <w:hyperlink w:anchor="ref-Loon1972">
        <w:r>
          <w:rPr>
            <w:rStyle w:val="InternetLink"/>
            <w:lang w:val="es-ES"/>
          </w:rPr>
          <w:t>1972</w:t>
        </w:r>
      </w:hyperlink>
      <w:r>
        <w:rPr>
          <w:lang w:val="es-ES"/>
          <w:rPrChange w:id="0" w:author="Carolina Vera" w:date="2018-02-28T15:59:00Z"/>
        </w:rPr>
        <w:t xml:space="preserve">) </w:t>
      </w:r>
      <w:r>
        <w:rPr>
          <w:lang w:val="es-ES"/>
        </w:rPr>
      </w:r>
      <w:commentRangeEnd w:id="22"/>
      <w:r>
        <w:commentReference w:id="22"/>
      </w:r>
      <w:r>
        <w:rPr>
          <w:lang w:val="es-ES"/>
          <w:rPrChange w:id="0" w:author="Carolina Vera" w:date="2018-02-28T15:59:00Z"/>
        </w:rPr>
        <w:t>y Mo y White (</w:t>
      </w:r>
      <w:hyperlink w:anchor="ref-Mo1985">
        <w:r>
          <w:rPr>
            <w:rStyle w:val="InternetLink"/>
            <w:lang w:val="es-ES"/>
          </w:rPr>
          <w:t>1985</w:t>
        </w:r>
      </w:hyperlink>
      <w:r>
        <w:rPr>
          <w:lang w:val="es-ES"/>
          <w:rPrChange w:id="0" w:author="Carolina Vera" w:date="2018-02-28T15:59:00Z"/>
        </w:rPr>
        <w:t>)) anticipando que el efecto de la QS3 sobre cada lugar pueda tener una componente estacional.</w:t>
      </w:r>
      <w:ins w:id="332" w:author="Carolina Vera" w:date="2018-03-01T11:13:00Z">
        <w:r>
          <w:rPr>
            <w:lang w:val="es-ES"/>
          </w:rPr>
          <w:t xml:space="preserve"> </w:t>
        </w:r>
      </w:ins>
    </w:p>
    <w:p>
      <w:pPr>
        <w:pStyle w:val="TextBody"/>
        <w:rPr/>
      </w:pPr>
      <w:r>
        <w:rPr>
          <w:lang w:val="es-ES"/>
          <w:rPrChange w:id="0" w:author="Carolina Vera" w:date="2018-02-28T15:59:00Z"/>
        </w:rPr>
        <w:t xml:space="preserve">Además, las anomalías presentan una inclinación meridional que, como la teoría de ondas de Rossby indica, está asociada a transportes </w:t>
      </w:r>
      <w:ins w:id="335" w:author="Carolina Vera" w:date="2018-03-01T11:13:00Z">
        <w:r>
          <w:rPr>
            <w:lang w:val="es-ES"/>
          </w:rPr>
          <w:t xml:space="preserve">perturbados </w:t>
        </w:r>
      </w:ins>
      <w:r>
        <w:rPr>
          <w:lang w:val="es-ES"/>
          <w:rPrChange w:id="0" w:author="Carolina Vera" w:date="2018-02-28T15:59:00Z"/>
        </w:rPr>
        <w:t>de cantidad de movimiento hacia el polo. La inclinación es más importante en las estaciones de transición, pero menor en verano y no detectable en el invierno.</w:t>
      </w:r>
    </w:p>
    <w:p>
      <w:pPr>
        <w:pStyle w:val="FigurewithCaption"/>
        <w:rPr/>
      </w:pPr>
      <w:r>
        <w:rPr/>
        <w:drawing>
          <wp:inline distT="0" distB="0" distL="0" distR="0">
            <wp:extent cx="5334000" cy="3501390"/>
            <wp:effectExtent l="0" t="0" r="0" b="0"/>
            <wp:docPr id="8" name="Image7" descr="Corte zonal en 60°S de Z* reconstruida a partir de la QS3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Corte zonal en 60°S de Z* reconstruida a partir de la QS3 (NCEP)."/>
                    <pic:cNvPicPr>
                      <a:picLocks noChangeAspect="1" noChangeArrowheads="1"/>
                    </pic:cNvPicPr>
                  </pic:nvPicPr>
                  <pic:blipFill>
                    <a:blip r:embed="rId9"/>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zonal en 60°S de Z* reconstruida a partir de la QS3 (NCEP).</w:t>
      </w:r>
    </w:p>
    <w:p>
      <w:pPr>
        <w:pStyle w:val="TextBody"/>
        <w:rPr>
          <w:lang w:val="es-ES"/>
        </w:rPr>
      </w:pPr>
      <w:r>
        <w:rPr>
          <w:lang w:val="es-ES"/>
          <w:rPrChange w:id="0" w:author="Carolina Vera" w:date="2018-02-28T15:59:00Z"/>
        </w:rPr>
        <w:t xml:space="preserve">La estructura vertical de las perturbaciones zonales de geopotencial reconstruidas a partir de la QS3 se presenta en la . En todas las estaciones la mayor amplitud se da en 300hPa, con el máximo desarrollo vertical en invierno, seguido por el otoño y verano. Se destaca además la variación estacional de la fase, descripta previamente. Asimismo, se observa que existe una variación estacional en la inclinación vertical de las perturbaciones. En invierno </w:t>
      </w:r>
      <w:ins w:id="339" w:author="Carolina Vera" w:date="2018-03-01T11:14:00Z">
        <w:r>
          <w:rPr>
            <w:lang w:val="es-ES"/>
          </w:rPr>
          <w:t>y en primavera, los extremos de la onda presentan</w:t>
        </w:r>
      </w:ins>
      <w:del w:id="340" w:author="Carolina Vera" w:date="2018-03-01T11:14:00Z">
        <w:r>
          <w:rPr>
            <w:lang w:val="es-ES"/>
          </w:rPr>
          <w:delText>se observa</w:delText>
        </w:r>
      </w:del>
      <w:r>
        <w:rPr>
          <w:lang w:val="es-ES"/>
          <w:rPrChange w:id="0" w:author="Carolina Vera" w:date="2018-02-28T15:59:00Z"/>
        </w:rPr>
        <w:t xml:space="preserve"> una ligera inclinación hacia el oeste por debajo de los 300hPa</w:t>
      </w:r>
      <w:ins w:id="342" w:author="Carolina Vera" w:date="2018-03-01T11:14:00Z">
        <w:r>
          <w:rPr>
            <w:lang w:val="es-ES"/>
          </w:rPr>
          <w:t xml:space="preserve">, </w:t>
        </w:r>
      </w:ins>
      <w:del w:id="343" w:author="Carolina Vera" w:date="2018-03-01T11:14:00Z">
        <w:r>
          <w:rPr>
            <w:lang w:val="es-ES"/>
          </w:rPr>
          <w:delText xml:space="preserve">. Algo </w:delText>
        </w:r>
      </w:del>
      <w:r>
        <w:rPr>
          <w:lang w:val="es-ES"/>
          <w:rPrChange w:id="0" w:author="Carolina Vera" w:date="2018-03-01T11:14:00Z"/>
        </w:rPr>
        <w:t>que no se detecta en las otras estaciones.</w:t>
      </w:r>
    </w:p>
    <w:p>
      <w:pPr>
        <w:pStyle w:val="FigurewithCaption"/>
        <w:rPr/>
      </w:pPr>
      <w:r>
        <w:rPr/>
        <w:drawing>
          <wp:inline distT="0" distB="0" distL="0" distR="0">
            <wp:extent cx="5334000" cy="5252085"/>
            <wp:effectExtent l="0" t="0" r="0" b="0"/>
            <wp:docPr id="9" name="Image8" descr="Desvío estándar temporal de Z* reconstruida a patrir de la QS3. Se incluyen en negro, contornos que describen la posición de los centros de las perturbaciones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esvío estándar temporal de Z* reconstruida a patrir de la QS3. Se incluyen en negro, contornos que describen la posición de los centros de las perturbaciones (NCEP)."/>
                    <pic:cNvPicPr>
                      <a:picLocks noChangeAspect="1" noChangeArrowheads="1"/>
                    </pic:cNvPicPr>
                  </pic:nvPicPr>
                  <pic:blipFill>
                    <a:blip r:embed="rId10"/>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Desvío estándar temporal de Z* reconstruida a patrir de la QS3. Se incluyen en negro, contornos que describen la posición de los centros de las perturbaciones (NCEP).</w:t>
      </w:r>
    </w:p>
    <w:p>
      <w:pPr>
        <w:pStyle w:val="TextBody"/>
        <w:rPr>
          <w:lang w:val="es-ES"/>
        </w:rPr>
      </w:pPr>
      <w:r>
        <w:rPr>
          <w:lang w:val="es-ES"/>
          <w:rPrChange w:id="0" w:author="Carolina Vera" w:date="2018-02-28T15:59:00Z"/>
        </w:rPr>
        <w:t xml:space="preserve">En la  se muestra el desvío estándar de las perturbaciones </w:t>
      </w:r>
      <w:ins w:id="347" w:author="Carolina Vera" w:date="2018-03-01T11:15:00Z">
        <w:r>
          <w:rPr>
            <w:lang w:val="es-ES"/>
          </w:rPr>
          <w:t xml:space="preserve">Z* </w:t>
        </w:r>
      </w:ins>
      <w:r>
        <w:rPr>
          <w:lang w:val="es-ES"/>
          <w:rPrChange w:id="0" w:author="Carolina Vera" w:date="2018-02-28T15:59:00Z"/>
        </w:rPr>
        <w:t xml:space="preserve">reconstruidas a partir de la QS3. La variabilidad máxima se da entre los centros </w:t>
      </w:r>
      <w:ins w:id="349" w:author="Carolina Vera" w:date="2018-03-01T11:15:00Z">
        <w:r>
          <w:rPr>
            <w:lang w:val="es-ES"/>
          </w:rPr>
          <w:t xml:space="preserve">de anomalías </w:t>
        </w:r>
      </w:ins>
      <w:r>
        <w:rPr>
          <w:lang w:val="es-ES"/>
          <w:rPrChange w:id="0" w:author="Carolina Vera" w:date="2018-02-28T15:59:00Z"/>
        </w:rPr>
        <w:t>ciclónic</w:t>
      </w:r>
      <w:ins w:id="351" w:author="Carolina Vera" w:date="2018-03-01T11:15:00Z">
        <w:r>
          <w:rPr>
            <w:lang w:val="es-ES"/>
          </w:rPr>
          <w:t>a</w:t>
        </w:r>
      </w:ins>
      <w:del w:id="352" w:author="Carolina Vera" w:date="2018-03-01T11:15:00Z">
        <w:r>
          <w:rPr>
            <w:lang w:val="es-ES"/>
          </w:rPr>
          <w:delText>o</w:delText>
        </w:r>
      </w:del>
      <w:r>
        <w:rPr>
          <w:lang w:val="es-ES"/>
          <w:rPrChange w:id="0" w:author="Carolina Vera" w:date="2018-02-28T15:59:00Z"/>
        </w:rPr>
        <w:t>s y anticiclónic</w:t>
      </w:r>
      <w:ins w:id="354" w:author="Carolina Vera" w:date="2018-03-01T11:15:00Z">
        <w:r>
          <w:rPr>
            <w:lang w:val="es-ES"/>
          </w:rPr>
          <w:t>a</w:t>
        </w:r>
      </w:ins>
      <w:del w:id="355" w:author="Carolina Vera" w:date="2018-03-01T11:15:00Z">
        <w:r>
          <w:rPr>
            <w:lang w:val="es-ES"/>
          </w:rPr>
          <w:delText>o</w:delText>
        </w:r>
      </w:del>
      <w:r>
        <w:rPr>
          <w:lang w:val="es-ES"/>
          <w:rPrChange w:id="0" w:author="Carolina Vera" w:date="2018-02-28T15:59:00Z"/>
        </w:rPr>
        <w:t xml:space="preserve">s (marcados en la  con contornos negros), indicando que la variabilidad del geopotencial asociada a la QS3 se </w:t>
      </w:r>
      <w:del w:id="357" w:author="Carolina Vera" w:date="2018-03-01T11:15:00Z">
        <w:r>
          <w:rPr>
            <w:lang w:val="es-ES"/>
          </w:rPr>
          <w:delText xml:space="preserve">debería </w:delText>
        </w:r>
      </w:del>
      <w:ins w:id="358" w:author="Carolina Vera" w:date="2018-03-01T11:15:00Z">
        <w:r>
          <w:rPr>
            <w:lang w:val="es-ES"/>
          </w:rPr>
          <w:t xml:space="preserve">asociaría </w:t>
        </w:r>
      </w:ins>
      <w:r>
        <w:rPr>
          <w:lang w:val="es-ES"/>
          <w:rPrChange w:id="0" w:author="Carolina Vera" w:date="2018-02-28T15:59:00Z"/>
        </w:rPr>
        <w:t xml:space="preserve">principalmente </w:t>
      </w:r>
      <w:ins w:id="360" w:author="Carolina Vera" w:date="2018-03-01T11:15:00Z">
        <w:r>
          <w:rPr>
            <w:lang w:val="es-ES"/>
          </w:rPr>
          <w:t xml:space="preserve">con </w:t>
        </w:r>
      </w:ins>
      <w:del w:id="361" w:author="Carolina Vera" w:date="2018-03-01T11:16:00Z">
        <w:r>
          <w:rPr>
            <w:lang w:val="es-ES"/>
          </w:rPr>
          <w:delText>corrimientos de la fase</w:delText>
        </w:r>
      </w:del>
      <w:ins w:id="362" w:author="Carolina Vera" w:date="2018-03-01T11:16:00Z">
        <w:r>
          <w:rPr>
            <w:lang w:val="es-ES"/>
          </w:rPr>
          <w:t>desfasajes</w:t>
        </w:r>
      </w:ins>
      <w:r>
        <w:rPr>
          <w:lang w:val="es-ES"/>
          <w:rPrChange w:id="0" w:author="Carolina Vera" w:date="2018-02-28T15:59:00Z"/>
        </w:rPr>
        <w:t xml:space="preserve"> que ocurren dentro de cada estación.</w:t>
      </w:r>
    </w:p>
    <w:p>
      <w:pPr>
        <w:pStyle w:val="FigurewithCaption"/>
        <w:rPr/>
      </w:pPr>
      <w:r>
        <w:rPr/>
        <w:drawing>
          <wp:inline distT="0" distB="0" distL="0" distR="0">
            <wp:extent cx="5334000" cy="3501390"/>
            <wp:effectExtent l="0" t="0" r="0" b="0"/>
            <wp:docPr id="10" name="Image9" descr="Amplitud de la QS3 según wavelets (sombreados) y Fourier (contornos)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Amplitud de la QS3 según wavelets (sombreados) y Fourier (contornos) (NCEP)."/>
                    <pic:cNvPicPr>
                      <a:picLocks noChangeAspect="1" noChangeArrowheads="1"/>
                    </pic:cNvPicPr>
                  </pic:nvPicPr>
                  <pic:blipFill>
                    <a:blip r:embed="rId11"/>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Amplitud de la QS3 según wavelets (sombreados) y Fourier (contornos) (NCEP).</w:t>
      </w:r>
    </w:p>
    <w:p>
      <w:pPr>
        <w:pStyle w:val="TextBody"/>
        <w:rPr>
          <w:lang w:val="es-ES"/>
        </w:rPr>
      </w:pPr>
      <w:r>
        <w:rPr>
          <w:lang w:val="es-ES"/>
          <w:rPrChange w:id="0" w:author="Carolina Vera" w:date="2018-02-28T15:59:00Z"/>
        </w:rPr>
        <w:t xml:space="preserve">Como se describió en el Capítulo , se utilizó la metodología de wavelets como alternativa a la de Fourier para aislar la QS3. La amplitud media obtenida mediante wavelets es </w:t>
      </w:r>
      <w:del w:id="366" w:author="Leandro" w:date="2018-03-02T12:53:00Z">
        <w:r>
          <w:rPr>
            <w:lang w:val="es-ES"/>
          </w:rPr>
          <w:delText xml:space="preserve">virtualmente </w:delText>
        </w:r>
      </w:del>
      <w:ins w:id="367" w:author="Leandro" w:date="2018-03-02T12:53:00Z">
        <w:r>
          <w:rPr>
            <w:lang w:val="es-ES"/>
          </w:rPr>
          <w:t xml:space="preserve">prácticamente  </w:t>
        </w:r>
      </w:ins>
      <w:r>
        <w:rPr>
          <w:lang w:val="es-ES"/>
          <w:rPrChange w:id="0" w:author="Carolina Vera" w:date="2018-02-28T15:59:00Z"/>
        </w:rPr>
        <w:t>idéntica a la amplitud obtenida con Fourier ().</w:t>
      </w:r>
    </w:p>
    <w:p>
      <w:pPr>
        <w:pStyle w:val="TextBody"/>
        <w:rPr>
          <w:lang w:val="es-ES"/>
        </w:rPr>
      </w:pPr>
      <w:r>
        <w:rPr>
          <w:lang w:val="es-ES"/>
          <w:rPrChange w:id="0" w:author="Carolina Vera" w:date="2018-02-28T15:59:00Z"/>
        </w:rPr>
        <w:t>La metodología de wavelets también permite obtener información sobre la variación meridional de la amplitud de la QS3, obteniendo así campos horizontales de la amplitud de la QS3. Al igual que con Fourier, esto puede hacerse promediando estacionalmente la amplitud de los campos mensuales o calculando la amplitud de los campos estacionales. Los valores de amplitud media zonal</w:t>
      </w:r>
      <w:ins w:id="370" w:author="Carolina Vera" w:date="2018-03-01T11:17:00Z">
        <w:r>
          <w:rPr>
            <w:lang w:val="es-ES"/>
          </w:rPr>
          <w:t xml:space="preserve"> obtenidos por waveletes utilizando las dos metodologías AM y MA </w:t>
        </w:r>
      </w:ins>
      <w:del w:id="371" w:author="Carolina Vera" w:date="2018-03-01T11:17:00Z">
        <w:r>
          <w:rPr>
            <w:lang w:val="es-ES"/>
          </w:rPr>
          <w:delText xml:space="preserve"> como los mostrados en la  </w:delText>
        </w:r>
      </w:del>
      <w:r>
        <w:rPr>
          <w:lang w:val="es-ES"/>
          <w:rPrChange w:id="0" w:author="Carolina Vera" w:date="2018-02-28T15:59:00Z"/>
        </w:rPr>
        <w:t xml:space="preserve">son similares </w:t>
      </w:r>
      <w:del w:id="373" w:author="Carolina Vera" w:date="2018-03-01T11:18:00Z">
        <w:r>
          <w:rPr>
            <w:lang w:val="es-ES"/>
          </w:rPr>
          <w:delText xml:space="preserve">en ambas metodologías </w:delText>
        </w:r>
      </w:del>
      <w:r>
        <w:rPr>
          <w:lang w:val="es-ES"/>
          <w:rPrChange w:id="0" w:author="Carolina Vera" w:date="2018-02-28T15:59:00Z"/>
        </w:rPr>
        <w:t>(no se muestra) pero sí hay diferencias en las anomalías con respecto a la media zonal.</w:t>
      </w:r>
    </w:p>
    <w:p>
      <w:pPr>
        <w:pStyle w:val="FigurewithCaption"/>
        <w:rPr/>
      </w:pPr>
      <w:r>
        <w:rPr/>
        <w:drawing>
          <wp:inline distT="0" distB="0" distL="0" distR="0">
            <wp:extent cx="5334000" cy="7814310"/>
            <wp:effectExtent l="0" t="0" r="0" b="0"/>
            <wp:docPr id="11" name="Image10" descr="Anomalía zonal de la amplitud de la QS3 según wavelets en 300hPa para el método AM y MA ()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Anomalía zonal de la amplitud de la QS3 según wavelets en 300hPa para el método AM y MA () (NCEP)."/>
                    <pic:cNvPicPr>
                      <a:picLocks noChangeAspect="1" noChangeArrowheads="1"/>
                    </pic:cNvPicPr>
                  </pic:nvPicPr>
                  <pic:blipFill>
                    <a:blip r:embed="rId12"/>
                    <a:stretch>
                      <a:fillRect/>
                    </a:stretch>
                  </pic:blipFill>
                  <pic:spPr bwMode="auto">
                    <a:xfrm>
                      <a:off x="0" y="0"/>
                      <a:ext cx="5334000" cy="7814310"/>
                    </a:xfrm>
                    <a:prstGeom prst="rect">
                      <a:avLst/>
                    </a:prstGeom>
                  </pic:spPr>
                </pic:pic>
              </a:graphicData>
            </a:graphic>
          </wp:inline>
        </w:drawing>
      </w:r>
    </w:p>
    <w:p>
      <w:pPr>
        <w:pStyle w:val="ImageCaption"/>
        <w:rPr>
          <w:lang w:val="es-ES"/>
        </w:rPr>
      </w:pPr>
      <w:r>
        <w:rPr>
          <w:lang w:val="es-ES"/>
          <w:rPrChange w:id="0" w:author="Carolina Vera" w:date="2018-02-28T15:59:00Z"/>
        </w:rPr>
        <w:t>Anomalía zonal de la amplitud de la QS3 según wavelets en 300hPa para el método AM y MA () (NCEP).</w:t>
      </w:r>
    </w:p>
    <w:p>
      <w:pPr>
        <w:pStyle w:val="TextBody"/>
        <w:rPr>
          <w:lang w:val="es-ES"/>
        </w:rPr>
      </w:pPr>
      <w:r>
        <w:rPr>
          <w:lang w:val="es-ES"/>
          <w:rPrChange w:id="0" w:author="Carolina Vera" w:date="2018-02-28T15:59:00Z"/>
        </w:rPr>
        <w:t xml:space="preserve">Las anomalías zonales de la amplitud de la QS3 </w:t>
      </w:r>
      <w:ins w:id="377" w:author="Carolina Vera" w:date="2018-03-01T11:18:00Z">
        <w:r>
          <w:rPr>
            <w:lang w:val="es-ES"/>
          </w:rPr>
          <w:t>en 300hPa, computadas con</w:t>
        </w:r>
      </w:ins>
      <w:del w:id="378" w:author="Carolina Vera" w:date="2018-03-01T11:18:00Z">
        <w:r>
          <w:rPr>
            <w:lang w:val="es-ES"/>
          </w:rPr>
          <w:delText>según</w:delText>
        </w:r>
      </w:del>
      <w:r>
        <w:rPr>
          <w:lang w:val="es-ES"/>
          <w:rPrChange w:id="0" w:author="Carolina Vera" w:date="2018-02-28T15:59:00Z"/>
        </w:rPr>
        <w:t xml:space="preserve"> wavelets se muestran en la  para los dos métodos utilizados</w:t>
      </w:r>
      <w:del w:id="380" w:author="Carolina Vera" w:date="2018-03-01T11:18:00Z">
        <w:r>
          <w:rPr>
            <w:lang w:val="es-ES"/>
          </w:rPr>
          <w:delText xml:space="preserve"> para el nivel de 300hPa</w:delText>
        </w:r>
      </w:del>
      <w:r>
        <w:rPr>
          <w:lang w:val="es-ES"/>
          <w:rPrChange w:id="0" w:author="Carolina Vera" w:date="2018-02-28T15:59:00Z"/>
        </w:rPr>
        <w:t>.</w:t>
      </w:r>
      <w:del w:id="382" w:author="Carolina Vera" w:date="2018-03-01T11:20:00Z">
        <w:r>
          <w:rPr>
            <w:lang w:val="es-ES"/>
          </w:rPr>
          <w:delText xml:space="preserve"> Los valores positivos representan regiones donde la amplitud de la QS3 es mayor que la media zonal y viceversa</w:delText>
        </w:r>
      </w:del>
      <w:r>
        <w:rPr>
          <w:lang w:val="es-ES"/>
        </w:rPr>
        <w:commentReference w:id="23"/>
      </w:r>
      <w:r>
        <w:rPr>
          <w:lang w:val="es-ES"/>
          <w:rPrChange w:id="0" w:author="Carolina Vera" w:date="2018-02-28T15:59:00Z"/>
        </w:rPr>
        <w:t xml:space="preserve">. Al norte de los 30°S, ambas metodologías </w:t>
      </w:r>
      <w:del w:id="384" w:author="Carolina Vera" w:date="2018-03-01T11:21:00Z">
        <w:r>
          <w:rPr>
            <w:lang w:val="es-ES"/>
          </w:rPr>
          <w:delText xml:space="preserve">coinciden </w:delText>
        </w:r>
      </w:del>
      <w:ins w:id="385" w:author="Carolina Vera" w:date="2018-03-01T11:21:00Z">
        <w:r>
          <w:rPr>
            <w:lang w:val="es-ES"/>
          </w:rPr>
          <w:t xml:space="preserve">muestran </w:t>
        </w:r>
      </w:ins>
      <w:r>
        <w:rPr>
          <w:lang w:val="es-ES"/>
          <w:rPrChange w:id="0" w:author="Carolina Vera" w:date="2018-02-28T15:59:00Z"/>
        </w:rPr>
        <w:t>resultados similares: en verano, otoño y primavera hay anomalías zonales positivas sobre el Pacífico y negativas en el Índico, indicando que en estas latitudes la QS3 tiene mayor amplitud en el hemisferio occidental que en el oriental</w:t>
      </w:r>
      <w:ins w:id="387" w:author="Carolina Vera" w:date="2018-03-01T11:21:00Z">
        <w:r>
          <w:rPr>
            <w:lang w:val="es-ES"/>
          </w:rPr>
          <w:t>;</w:t>
        </w:r>
      </w:ins>
      <w:del w:id="388" w:author="Carolina Vera" w:date="2018-03-01T11:21:00Z">
        <w:r>
          <w:rPr>
            <w:lang w:val="es-ES"/>
          </w:rPr>
          <w:delText>.</w:delText>
        </w:r>
      </w:del>
      <w:r>
        <w:rPr>
          <w:lang w:val="es-ES"/>
          <w:rPrChange w:id="0" w:author="Carolina Vera" w:date="2018-02-28T15:59:00Z"/>
        </w:rPr>
        <w:t xml:space="preserve"> </w:t>
      </w:r>
      <w:ins w:id="390" w:author="Carolina Vera" w:date="2018-03-01T11:21:00Z">
        <w:r>
          <w:rPr>
            <w:lang w:val="es-ES"/>
          </w:rPr>
          <w:t>e</w:t>
        </w:r>
      </w:ins>
      <w:del w:id="391" w:author="Carolina Vera" w:date="2018-03-01T11:21:00Z">
        <w:r>
          <w:rPr>
            <w:lang w:val="es-ES"/>
          </w:rPr>
          <w:delText>E</w:delText>
        </w:r>
      </w:del>
      <w:r>
        <w:rPr>
          <w:lang w:val="es-ES"/>
          <w:rPrChange w:id="0" w:author="Carolina Vera" w:date="2018-02-28T15:59:00Z"/>
        </w:rPr>
        <w:t>n invierno, no hay anomalías zonales importantes en esta región.</w:t>
      </w:r>
    </w:p>
    <w:p>
      <w:pPr>
        <w:pStyle w:val="TextBody"/>
        <w:rPr>
          <w:lang w:val="es-ES"/>
        </w:rPr>
      </w:pPr>
      <w:r>
        <w:rPr>
          <w:lang w:val="es-ES"/>
          <w:rPrChange w:id="0" w:author="Carolina Vera" w:date="2018-02-28T15:59:00Z"/>
        </w:rPr>
        <w:t>Al sur de 30°S las dos metodologías</w:t>
      </w:r>
      <w:ins w:id="394" w:author="Carolina Vera" w:date="2018-03-01T11:21:00Z">
        <w:r>
          <w:rPr>
            <w:lang w:val="es-ES"/>
          </w:rPr>
          <w:t xml:space="preserve"> en cambio dan resultados diferentes</w:t>
        </w:r>
      </w:ins>
      <w:del w:id="395" w:author="Carolina Vera" w:date="2018-03-01T11:21:00Z">
        <w:r>
          <w:rPr>
            <w:lang w:val="es-ES"/>
          </w:rPr>
          <w:delText xml:space="preserve"> divergen</w:delText>
        </w:r>
      </w:del>
      <w:r>
        <w:rPr>
          <w:lang w:val="es-ES"/>
          <w:rPrChange w:id="0" w:author="Carolina Vera" w:date="2018-02-28T15:59:00Z"/>
        </w:rPr>
        <w:t xml:space="preserve">. Ambas </w:t>
      </w:r>
      <w:del w:id="397" w:author="Carolina Vera" w:date="2018-03-01T11:21:00Z">
        <w:r>
          <w:rPr>
            <w:lang w:val="es-ES"/>
          </w:rPr>
          <w:delText xml:space="preserve">metodologías </w:delText>
        </w:r>
      </w:del>
      <w:r>
        <w:rPr>
          <w:lang w:val="es-ES"/>
          <w:rPrChange w:id="0" w:author="Carolina Vera" w:date="2018-02-28T15:59:00Z"/>
        </w:rPr>
        <w:t xml:space="preserve">presentan en todas las estaciones, una región elongada de máxima </w:t>
      </w:r>
      <w:del w:id="399" w:author="Carolina Vera" w:date="2018-03-01T11:21:00Z">
        <w:r>
          <w:rPr>
            <w:lang w:val="es-ES"/>
          </w:rPr>
          <w:delText>ampltiud</w:delText>
        </w:r>
      </w:del>
      <w:ins w:id="400" w:author="Carolina Vera" w:date="2018-03-01T11:21:00Z">
        <w:r>
          <w:rPr>
            <w:lang w:val="es-ES"/>
          </w:rPr>
          <w:t>amplitud</w:t>
        </w:r>
      </w:ins>
      <w:r>
        <w:rPr>
          <w:lang w:val="es-ES"/>
          <w:rPrChange w:id="0" w:author="Carolina Vera" w:date="2018-02-28T15:59:00Z"/>
        </w:rPr>
        <w:t xml:space="preserve"> </w:t>
      </w:r>
      <w:del w:id="402" w:author="Carolina Vera" w:date="2018-03-01T11:22:00Z">
        <w:r>
          <w:rPr>
            <w:lang w:val="es-ES"/>
          </w:rPr>
          <w:delText xml:space="preserve">desde </w:delText>
        </w:r>
      </w:del>
      <w:ins w:id="403" w:author="Carolina Vera" w:date="2018-03-01T11:22:00Z">
        <w:r>
          <w:rPr>
            <w:lang w:val="es-ES"/>
          </w:rPr>
          <w:t xml:space="preserve">en </w:t>
        </w:r>
      </w:ins>
      <w:r>
        <w:rPr>
          <w:lang w:val="es-ES"/>
          <w:rPrChange w:id="0" w:author="Carolina Vera" w:date="2018-02-28T15:59:00Z"/>
        </w:rPr>
        <w:t xml:space="preserve">el sur del Índico centrado en 45°S que se </w:t>
      </w:r>
      <w:del w:id="405" w:author="Carolina Vera" w:date="2018-03-01T11:22:00Z">
        <w:r>
          <w:rPr>
            <w:lang w:val="es-ES"/>
          </w:rPr>
          <w:delText xml:space="preserve">desplaza </w:delText>
        </w:r>
      </w:del>
      <w:ins w:id="406" w:author="Carolina Vera" w:date="2018-03-01T11:22:00Z">
        <w:r>
          <w:rPr>
            <w:lang w:val="es-ES"/>
          </w:rPr>
          <w:t xml:space="preserve">extiende </w:t>
        </w:r>
      </w:ins>
      <w:r>
        <w:rPr>
          <w:lang w:val="es-ES"/>
          <w:rPrChange w:id="0" w:author="Carolina Vera" w:date="2018-02-28T15:59:00Z"/>
        </w:rPr>
        <w:t xml:space="preserve">hacia el este en latitudes más altas hasta </w:t>
      </w:r>
      <w:del w:id="408" w:author="Carolina Vera" w:date="2018-03-01T11:22:00Z">
        <w:r>
          <w:rPr>
            <w:lang w:val="es-ES"/>
          </w:rPr>
          <w:delText>llegar al</w:delText>
        </w:r>
      </w:del>
      <w:ins w:id="409" w:author="Carolina Vera" w:date="2018-03-01T11:22:00Z">
        <w:r>
          <w:rPr>
            <w:lang w:val="es-ES"/>
          </w:rPr>
          <w:t>alcanzar</w:t>
        </w:r>
      </w:ins>
      <w:r>
        <w:rPr>
          <w:lang w:val="es-ES"/>
          <w:rPrChange w:id="0" w:author="Carolina Vera" w:date="2018-02-28T15:59:00Z"/>
        </w:rPr>
        <w:t xml:space="preserve"> los 60°S aproximadamente. La principal diferencia entre las metodologías</w:t>
      </w:r>
      <w:ins w:id="411" w:author="Carolina Vera" w:date="2018-03-01T11:22:00Z">
        <w:r>
          <w:rPr>
            <w:lang w:val="es-ES"/>
          </w:rPr>
          <w:t xml:space="preserve"> entonces</w:t>
        </w:r>
      </w:ins>
      <w:r>
        <w:rPr>
          <w:lang w:val="es-ES"/>
          <w:rPrChange w:id="0" w:author="Carolina Vera" w:date="2018-02-28T15:59:00Z"/>
        </w:rPr>
        <w:t xml:space="preserve"> es que la amplitud de la media estacional </w:t>
      </w:r>
      <w:del w:id="413" w:author="Carolina Vera" w:date="2018-03-01T11:23:00Z">
        <w:r>
          <w:rPr>
            <w:lang w:val="es-ES"/>
          </w:rPr>
          <w:delText>suele tener</w:delText>
        </w:r>
      </w:del>
      <w:ins w:id="414" w:author="Carolina Vera" w:date="2018-03-01T11:23:00Z">
        <w:r>
          <w:rPr>
            <w:lang w:val="es-ES"/>
          </w:rPr>
          <w:t>tiene</w:t>
        </w:r>
      </w:ins>
      <w:r>
        <w:rPr>
          <w:lang w:val="es-ES"/>
          <w:rPrChange w:id="0" w:author="Carolina Vera" w:date="2018-02-28T15:59:00Z"/>
        </w:rPr>
        <w:t xml:space="preserve"> los máximos desvíos en 45°S, mientras que la media de la amplitud instantánea tiene su máximo al sur de los 60°S.</w:t>
      </w:r>
    </w:p>
    <w:p>
      <w:pPr>
        <w:pStyle w:val="FigurewithCaption"/>
        <w:rPr/>
      </w:pPr>
      <w:r>
        <w:rPr/>
        <w:drawing>
          <wp:inline distT="0" distB="0" distL="0" distR="0">
            <wp:extent cx="5334000" cy="3501390"/>
            <wp:effectExtent l="0" t="0" r="0" b="0"/>
            <wp:docPr id="12" name="Image11" descr="Estacionariedad de la QS3 estimada como la división entre la amplitud del método AM y la amplitud del método MA en 300hPa (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Estacionariedad de la QS3 estimada como la división entre la amplitud del método AM y la amplitud del método MA en 300hPa (NCEP)."/>
                    <pic:cNvPicPr>
                      <a:picLocks noChangeAspect="1" noChangeArrowheads="1"/>
                    </pic:cNvPicPr>
                  </pic:nvPicPr>
                  <pic:blipFill>
                    <a:blip r:embed="rId13"/>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Estacionariedad de la QS3 estimada como la división entre la amplitud del método AM y la amplitud del método MA en 300hPa (NCEP).</w:t>
      </w:r>
    </w:p>
    <w:p>
      <w:pPr>
        <w:pStyle w:val="TextBody"/>
        <w:rPr>
          <w:lang w:val="es-ES"/>
          <w:del w:id="440" w:author="Carolina Vera" w:date="2018-03-01T11:26:00Z"/>
        </w:rPr>
      </w:pPr>
      <w:r>
        <w:rPr>
          <w:lang w:val="es-ES"/>
          <w:rPrChange w:id="0" w:author="Carolina Vera" w:date="2018-02-28T15:59:00Z"/>
        </w:rPr>
        <w:t xml:space="preserve">Estas diferencias en la  están relacionadas con </w:t>
      </w:r>
      <w:ins w:id="418" w:author="Carolina Vera" w:date="2018-03-01T11:23:00Z">
        <w:r>
          <w:rPr>
            <w:lang w:val="es-ES"/>
          </w:rPr>
          <w:t xml:space="preserve">el grado de </w:t>
        </w:r>
      </w:ins>
      <w:del w:id="419" w:author="Carolina Vera" w:date="2018-03-01T11:23:00Z">
        <w:r>
          <w:rPr>
            <w:lang w:val="es-ES"/>
          </w:rPr>
          <w:delText xml:space="preserve">la </w:delText>
        </w:r>
      </w:del>
      <w:r>
        <w:rPr>
          <w:lang w:val="es-ES"/>
          <w:rPrChange w:id="0" w:author="Carolina Vera" w:date="2018-02-28T15:59:00Z"/>
        </w:rPr>
        <w:t xml:space="preserve">estacionariedad de las ondas y se puede utilizar la relación entre ambas para generar un índice de estacionariedad definido como el cociente entre la amplitud </w:t>
      </w:r>
      <w:ins w:id="421" w:author="Carolina Vera" w:date="2018-03-01T11:24:00Z">
        <w:r>
          <w:rPr>
            <w:lang w:val="es-ES"/>
          </w:rPr>
          <w:t xml:space="preserve"> que resulta del método AM</w:t>
        </w:r>
      </w:ins>
      <w:ins w:id="422" w:author="Carolina Vera" w:date="2018-03-01T11:25:00Z">
        <w:r>
          <w:rPr>
            <w:lang w:val="es-ES"/>
          </w:rPr>
          <w:t xml:space="preserve"> </w:t>
        </w:r>
      </w:ins>
      <w:del w:id="423" w:author="Carolina Vera" w:date="2018-03-01T11:24:00Z">
        <w:r>
          <w:rPr>
            <w:lang w:val="es-ES"/>
          </w:rPr>
          <w:delText xml:space="preserve">de la media </w:delText>
        </w:r>
      </w:del>
      <w:r>
        <w:rPr>
          <w:lang w:val="es-ES"/>
          <w:rPrChange w:id="0" w:author="Carolina Vera" w:date="2018-02-28T15:59:00Z"/>
        </w:rPr>
        <w:t>y la media de la amplitud</w:t>
      </w:r>
      <w:ins w:id="425" w:author="Carolina Vera" w:date="2018-03-01T11:25:00Z">
        <w:r>
          <w:rPr>
            <w:lang w:val="es-ES"/>
          </w:rPr>
          <w:t xml:space="preserve"> instantánea que resulta del método MA</w:t>
        </w:r>
      </w:ins>
      <w:r>
        <w:rPr>
          <w:lang w:val="es-ES"/>
          <w:rPrChange w:id="0" w:author="Carolina Vera" w:date="2018-02-28T15:59:00Z"/>
        </w:rPr>
        <w:t xml:space="preserve">. Valores cercanos a 1, indican que el carácter estacionario de las ondas sería el dominante, mientras que valores cercanos a 0 implican que las ondas no tienen una localización preferencial. </w:t>
      </w:r>
      <w:del w:id="427" w:author="Carolina Vera" w:date="2018-03-01T11:25:00Z">
        <w:r>
          <w:rPr>
            <w:lang w:val="es-ES"/>
          </w:rPr>
          <w:delText>El temapo</w:delText>
        </w:r>
      </w:del>
      <w:ins w:id="428" w:author="Carolina Vera" w:date="2018-03-01T11:25:00Z">
        <w:r>
          <w:rPr>
            <w:lang w:val="es-ES"/>
          </w:rPr>
          <w:t>La distribución horizontal</w:t>
        </w:r>
      </w:ins>
      <w:r>
        <w:rPr>
          <w:lang w:val="es-ES"/>
          <w:rPrChange w:id="0" w:author="Carolina Vera" w:date="2018-02-28T15:59:00Z"/>
        </w:rPr>
        <w:t xml:space="preserve"> de este índice de </w:t>
      </w:r>
      <w:commentRangeStart w:id="24"/>
      <w:r>
        <w:rPr>
          <w:lang w:val="es-ES"/>
          <w:rPrChange w:id="0" w:author="Carolina Vera" w:date="2018-02-28T15:59:00Z"/>
        </w:rPr>
        <w:t xml:space="preserve">estacionariedad </w:t>
      </w:r>
      <w:r>
        <w:rPr>
          <w:lang w:val="es-ES"/>
        </w:rPr>
      </w:r>
      <w:commentRangeEnd w:id="24"/>
      <w:r>
        <w:commentReference w:id="24"/>
      </w:r>
      <w:r>
        <w:rPr>
          <w:lang w:val="es-ES"/>
          <w:rPrChange w:id="0" w:author="Carolina Vera" w:date="2018-02-28T15:59:00Z"/>
        </w:rPr>
        <w:t>se muestra en la . La máxima estacionari</w:t>
      </w:r>
      <w:ins w:id="432" w:author="Carolina Vera" w:date="2018-03-01T11:25:00Z">
        <w:r>
          <w:rPr>
            <w:lang w:val="es-ES"/>
          </w:rPr>
          <w:t>e</w:t>
        </w:r>
      </w:ins>
      <w:r>
        <w:rPr>
          <w:lang w:val="es-ES"/>
          <w:rPrChange w:id="0" w:author="Carolina Vera" w:date="2018-02-28T15:59:00Z"/>
        </w:rPr>
        <w:t xml:space="preserve">dad se </w:t>
      </w:r>
      <w:del w:id="434" w:author="Carolina Vera" w:date="2018-03-01T11:25:00Z">
        <w:r>
          <w:rPr>
            <w:lang w:val="es-ES"/>
          </w:rPr>
          <w:delText xml:space="preserve">consigue </w:delText>
        </w:r>
      </w:del>
      <w:ins w:id="435" w:author="Carolina Vera" w:date="2018-03-01T11:25:00Z">
        <w:r>
          <w:rPr>
            <w:lang w:val="es-ES"/>
          </w:rPr>
          <w:t>o</w:t>
        </w:r>
      </w:ins>
      <w:ins w:id="436" w:author="Carolina Vera" w:date="2018-03-01T11:26:00Z">
        <w:r>
          <w:rPr>
            <w:lang w:val="es-ES"/>
          </w:rPr>
          <w:t>bserva</w:t>
        </w:r>
      </w:ins>
      <w:ins w:id="437" w:author="Carolina Vera" w:date="2018-03-01T11:25:00Z">
        <w:r>
          <w:rPr>
            <w:lang w:val="es-ES"/>
          </w:rPr>
          <w:t xml:space="preserve"> </w:t>
        </w:r>
      </w:ins>
      <w:r>
        <w:rPr>
          <w:lang w:val="es-ES"/>
          <w:rPrChange w:id="0" w:author="Carolina Vera" w:date="2018-02-28T15:59:00Z"/>
        </w:rPr>
        <w:t>en el verano tropical, pero esto se debe a que la actividad de ondas estacionarias es casi nula.</w:t>
      </w:r>
      <w:del w:id="439" w:author="Leandro" w:date="2018-03-02T14:06:00Z">
        <w:r>
          <w:rPr>
            <w:lang w:val="es-ES"/>
          </w:rPr>
          <w:delText xml:space="preserve"> </w:delText>
        </w:r>
      </w:del>
    </w:p>
    <w:p>
      <w:pPr>
        <w:pStyle w:val="TextBody"/>
        <w:rPr/>
      </w:pPr>
      <w:r>
        <w:rPr>
          <w:lang w:val="es-ES"/>
          <w:rPrChange w:id="0" w:author="Carolina Vera" w:date="2018-02-28T15:59:00Z"/>
        </w:rPr>
        <w:t>Aproximadamente entre 30° y 60° se observa una banda de alta estacionari</w:t>
      </w:r>
      <w:ins w:id="442" w:author="Carolina Vera" w:date="2018-03-01T11:26:00Z">
        <w:r>
          <w:rPr>
            <w:lang w:val="es-ES"/>
          </w:rPr>
          <w:t>e</w:t>
        </w:r>
      </w:ins>
      <w:r>
        <w:rPr>
          <w:lang w:val="es-ES"/>
          <w:rPrChange w:id="0" w:author="Carolina Vera" w:date="2018-02-28T15:59:00Z"/>
        </w:rPr>
        <w:t xml:space="preserve">dad, consistente con la región </w:t>
      </w:r>
      <w:del w:id="444" w:author="Carolina Vera" w:date="2018-03-01T11:27:00Z">
        <w:r>
          <w:rPr>
            <w:lang w:val="es-ES"/>
          </w:rPr>
          <w:delText xml:space="preserve">con </w:delText>
        </w:r>
      </w:del>
      <w:ins w:id="445" w:author="Carolina Vera" w:date="2018-03-01T11:27:00Z">
        <w:r>
          <w:rPr>
            <w:lang w:val="es-ES"/>
          </w:rPr>
          <w:t xml:space="preserve">de </w:t>
        </w:r>
      </w:ins>
      <w:r>
        <w:rPr>
          <w:lang w:val="es-ES"/>
          <w:rPrChange w:id="0" w:author="Carolina Vera" w:date="2018-02-28T15:59:00Z"/>
        </w:rPr>
        <w:t xml:space="preserve">mayor amplitud de QS3 (), que presenta un máximo al sur del Índico. Esto sugiere que </w:t>
      </w:r>
      <w:ins w:id="447" w:author="Carolina Vera" w:date="2018-03-01T11:27:00Z">
        <w:r>
          <w:rPr>
            <w:lang w:val="es-ES"/>
          </w:rPr>
          <w:t xml:space="preserve">en </w:t>
        </w:r>
      </w:ins>
      <w:r>
        <w:rPr>
          <w:lang w:val="es-ES"/>
          <w:rPrChange w:id="0" w:author="Carolina Vera" w:date="2018-02-28T15:59:00Z"/>
        </w:rPr>
        <w:t>esta región</w:t>
      </w:r>
      <w:ins w:id="449" w:author="Carolina Vera" w:date="2018-03-01T11:27:00Z">
        <w:r>
          <w:rPr>
            <w:lang w:val="es-ES"/>
          </w:rPr>
          <w:t>,</w:t>
        </w:r>
      </w:ins>
      <w:r>
        <w:rPr>
          <w:lang w:val="es-ES"/>
          <w:rPrChange w:id="0" w:author="Carolina Vera" w:date="2018-02-28T15:59:00Z"/>
        </w:rPr>
        <w:t xml:space="preserve"> la actividad de onda es particularmente estacionaria, en contra de la sugerencia de Hobbs y Raphael (</w:t>
      </w:r>
      <w:hyperlink w:anchor="ref-Hobbs2010">
        <w:r>
          <w:rPr>
            <w:rStyle w:val="InternetLink"/>
            <w:lang w:val="es-ES"/>
          </w:rPr>
          <w:t>2010</w:t>
        </w:r>
      </w:hyperlink>
      <w:r>
        <w:rPr>
          <w:lang w:val="es-ES"/>
          <w:rPrChange w:id="0" w:author="Carolina Vera" w:date="2018-02-28T15:59:00Z"/>
        </w:rPr>
        <w:t>) de que el principal patrón estacionario se da en el Pacífico Sur.</w:t>
      </w:r>
    </w:p>
    <w:p>
      <w:pPr>
        <w:pStyle w:val="TextBody"/>
        <w:rPr>
          <w:lang w:val="es-ES"/>
        </w:rPr>
      </w:pPr>
      <w:r>
        <w:rPr>
          <w:lang w:val="es-ES"/>
          <w:rPrChange w:id="0" w:author="Carolina Vera" w:date="2018-02-28T15:59:00Z"/>
        </w:rPr>
        <w:t>Est</w:t>
      </w:r>
      <w:ins w:id="453" w:author="Carolina Vera" w:date="2018-03-01T11:27:00Z">
        <w:r>
          <w:rPr>
            <w:lang w:val="es-ES"/>
          </w:rPr>
          <w:t>os resultados</w:t>
        </w:r>
      </w:ins>
      <w:del w:id="454" w:author="Carolina Vera" w:date="2018-03-01T11:27:00Z">
        <w:r>
          <w:rPr>
            <w:lang w:val="es-ES"/>
          </w:rPr>
          <w:delText>as observac</w:delText>
        </w:r>
      </w:del>
      <w:del w:id="455" w:author="Carolina Vera" w:date="2018-03-01T11:28:00Z">
        <w:r>
          <w:rPr>
            <w:lang w:val="es-ES"/>
          </w:rPr>
          <w:delText>iones</w:delText>
        </w:r>
      </w:del>
      <w:r>
        <w:rPr>
          <w:lang w:val="es-ES"/>
          <w:rPrChange w:id="0" w:author="Carolina Vera" w:date="2018-02-28T15:59:00Z"/>
        </w:rPr>
        <w:t xml:space="preserve"> destacan la utilidad de wavelets en el análisis de </w:t>
      </w:r>
      <w:del w:id="457" w:author="Carolina Vera" w:date="2018-02-28T16:51:00Z">
        <w:r>
          <w:rPr>
            <w:lang w:val="es-ES"/>
          </w:rPr>
          <w:delText>ondas cuasiestacionarias</w:delText>
        </w:r>
      </w:del>
      <w:ins w:id="458" w:author="Carolina Vera" w:date="2018-02-28T16:51:00Z">
        <w:r>
          <w:rPr>
            <w:lang w:val="es-ES"/>
          </w:rPr>
          <w:t>QS</w:t>
        </w:r>
      </w:ins>
      <w:r>
        <w:rPr>
          <w:lang w:val="es-ES"/>
          <w:rPrChange w:id="0" w:author="Carolina Vera" w:date="2018-02-28T15:59:00Z"/>
        </w:rPr>
        <w:t>.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w:t>
      </w:r>
      <w:ins w:id="460" w:author="Carolina Vera" w:date="2018-03-01T11:28:00Z">
        <w:r>
          <w:rPr>
            <w:lang w:val="es-ES"/>
          </w:rPr>
          <w:t>,</w:t>
        </w:r>
      </w:ins>
      <w:r>
        <w:rPr>
          <w:lang w:val="es-ES"/>
          <w:rPrChange w:id="0" w:author="Carolina Vera" w:date="2018-02-28T15:59:00Z"/>
        </w:rPr>
        <w:t xml:space="preserve"> de campos donde </w:t>
      </w:r>
      <w:del w:id="462" w:author="Carolina Vera" w:date="2018-03-01T11:28:00Z">
        <w:r>
          <w:rPr>
            <w:lang w:val="es-ES"/>
          </w:rPr>
          <w:delText xml:space="preserve">ésta </w:delText>
        </w:r>
      </w:del>
      <w:ins w:id="463" w:author="Carolina Vera" w:date="2018-03-01T11:28:00Z">
        <w:r>
          <w:rPr>
            <w:lang w:val="es-ES"/>
          </w:rPr>
          <w:t xml:space="preserve">la onda </w:t>
        </w:r>
      </w:ins>
      <w:r>
        <w:rPr>
          <w:lang w:val="es-ES"/>
          <w:rPrChange w:id="0" w:author="Carolina Vera" w:date="2018-02-28T15:59:00Z"/>
        </w:rPr>
        <w:t>está localizada en una región acotada.</w:t>
      </w:r>
    </w:p>
    <w:p>
      <w:pPr>
        <w:pStyle w:val="TextBody"/>
        <w:rPr>
          <w:lang w:val="es-ES"/>
        </w:rPr>
      </w:pPr>
      <w:r>
        <w:rPr>
          <w:lang w:val="es-ES"/>
          <w:rPrChange w:id="0" w:author="Carolina Vera" w:date="2018-02-28T15:59:00Z"/>
        </w:rPr>
        <w:t xml:space="preserve">Por otro lado, </w:t>
      </w:r>
      <w:ins w:id="466" w:author="Carolina Vera" w:date="2018-03-01T11:28:00Z">
        <w:r>
          <w:rPr>
            <w:lang w:val="es-ES"/>
          </w:rPr>
          <w:t xml:space="preserve">cabe tener en cuenta que </w:t>
        </w:r>
      </w:ins>
      <w:r>
        <w:rPr>
          <w:lang w:val="es-ES"/>
          <w:rPrChange w:id="0" w:author="Carolina Vera" w:date="2018-02-28T15:59:00Z"/>
        </w:rPr>
        <w:t>la no ortogonalidad de los wavelets complejizan la interpretación de los resultados</w:t>
      </w:r>
      <w:ins w:id="468" w:author="Leandro" w:date="2018-03-02T14:08:00Z">
        <w:r>
          <w:rPr>
            <w:lang w:val="es-ES"/>
          </w:rPr>
          <w:t>,</w:t>
        </w:r>
      </w:ins>
      <w:r>
        <w:rPr>
          <w:lang w:val="es-ES"/>
          <w:rPrChange w:id="0" w:author="Carolina Vera" w:date="2018-02-28T15:59:00Z"/>
        </w:rPr>
        <w:t xml:space="preserve"> ya que no es posible la separación de un campo en modos oscilatorios con distinto número de onda. El análisis de una QS específica, por lo tanto, está contaminado por la actividad de otras QS con longitud de onda cercana.</w:t>
      </w:r>
    </w:p>
    <w:p>
      <w:pPr>
        <w:pStyle w:val="TextBody"/>
        <w:rPr>
          <w:lang w:val="es-ES"/>
        </w:rPr>
      </w:pPr>
      <w:ins w:id="470" w:author="Carolina Vera" w:date="2018-03-01T11:29:00Z">
        <w:r>
          <w:rPr>
            <w:lang w:val="es-ES"/>
          </w:rPr>
          <w:t xml:space="preserve">El análisis de </w:t>
        </w:r>
      </w:ins>
      <w:del w:id="471" w:author="Carolina Vera" w:date="2018-03-01T11:29:00Z">
        <w:r>
          <w:rPr>
            <w:lang w:val="es-ES"/>
          </w:rPr>
          <w:delText>W</w:delText>
        </w:r>
      </w:del>
      <w:ins w:id="472" w:author="Carolina Vera" w:date="2018-03-01T11:29:00Z">
        <w:r>
          <w:rPr>
            <w:lang w:val="es-ES"/>
          </w:rPr>
          <w:t>w</w:t>
        </w:r>
      </w:ins>
      <w:r>
        <w:rPr>
          <w:lang w:val="es-ES"/>
          <w:rPrChange w:id="0" w:author="Carolina Vera" w:date="2018-02-28T15:59:00Z"/>
        </w:rPr>
        <w:t xml:space="preserve">avelets, en resumen, puede </w:t>
      </w:r>
      <w:ins w:id="474" w:author="Carolina Vera" w:date="2018-03-01T11:29:00Z">
        <w:r>
          <w:rPr>
            <w:lang w:val="es-ES"/>
          </w:rPr>
          <w:t xml:space="preserve">considerarse como complementario </w:t>
        </w:r>
      </w:ins>
      <w:del w:id="475" w:author="Carolina Vera" w:date="2018-03-01T11:29:00Z">
        <w:r>
          <w:rPr>
            <w:lang w:val="es-ES"/>
          </w:rPr>
          <w:delText xml:space="preserve">entenderse como una </w:delText>
        </w:r>
      </w:del>
      <w:del w:id="476" w:author="Carolina Vera" w:date="2018-03-01T11:29:00Z">
        <w:r>
          <w:rPr>
            <w:i/>
            <w:lang w:val="es-ES"/>
          </w:rPr>
          <w:delText>corrección</w:delText>
        </w:r>
      </w:del>
      <w:del w:id="477" w:author="Carolina Vera" w:date="2018-03-01T11:29:00Z">
        <w:r>
          <w:rPr>
            <w:lang w:val="es-ES"/>
          </w:rPr>
          <w:delText xml:space="preserve"> a</w:delText>
        </w:r>
      </w:del>
      <w:ins w:id="478" w:author="Carolina Vera" w:date="2018-03-01T11:29:00Z">
        <w:r>
          <w:rPr>
            <w:lang w:val="es-ES"/>
          </w:rPr>
          <w:t xml:space="preserve">al de </w:t>
        </w:r>
      </w:ins>
      <w:del w:id="479" w:author="Carolina Vera" w:date="2018-03-01T11:29:00Z">
        <w:r>
          <w:rPr>
            <w:lang w:val="es-ES"/>
          </w:rPr>
          <w:delText xml:space="preserve"> </w:delText>
        </w:r>
      </w:del>
      <w:r>
        <w:rPr>
          <w:lang w:val="es-ES"/>
          <w:rPrChange w:id="0" w:author="Carolina Vera" w:date="2018-02-28T15:59:00Z"/>
        </w:rPr>
        <w:t xml:space="preserve">Fourier </w:t>
      </w:r>
      <w:del w:id="481" w:author="Carolina Vera" w:date="2018-03-01T11:29:00Z">
        <w:r>
          <w:rPr>
            <w:lang w:val="es-ES"/>
          </w:rPr>
          <w:delText xml:space="preserve">que </w:delText>
        </w:r>
      </w:del>
      <w:r>
        <w:rPr>
          <w:lang w:val="es-ES"/>
          <w:rPrChange w:id="0" w:author="Carolina Vera" w:date="2018-02-28T15:59:00Z"/>
        </w:rPr>
        <w:t>agrega</w:t>
      </w:r>
      <w:ins w:id="483" w:author="Carolina Vera" w:date="2018-03-01T11:29:00Z">
        <w:r>
          <w:rPr>
            <w:lang w:val="es-ES"/>
          </w:rPr>
          <w:t>ndo</w:t>
        </w:r>
      </w:ins>
      <w:r>
        <w:rPr>
          <w:lang w:val="es-ES"/>
          <w:rPrChange w:id="0" w:author="Carolina Vera" w:date="2018-02-28T15:59:00Z"/>
        </w:rPr>
        <w:t xml:space="preserve"> información de </w:t>
      </w:r>
      <w:ins w:id="485" w:author="Carolina Vera" w:date="2018-03-01T11:29:00Z">
        <w:r>
          <w:rPr>
            <w:lang w:val="es-ES"/>
          </w:rPr>
          <w:t xml:space="preserve">las </w:t>
        </w:r>
      </w:ins>
      <w:r>
        <w:rPr>
          <w:lang w:val="es-ES"/>
          <w:rPrChange w:id="0" w:author="Carolina Vera" w:date="2018-02-28T15:59:00Z"/>
        </w:rPr>
        <w:t>asimetrías zonales. Si embargo, dado que la variabilidad zonal es del orden de un 10% de la amplitud media, en lo que sigue de la tesis se utilizará sólo Fourier, dejando el análisis e interpretación de estudios de la QS3 utilizando wavelets para futuros trabajos.</w:t>
      </w:r>
    </w:p>
    <w:p>
      <w:pPr>
        <w:pStyle w:val="Heading2"/>
        <w:rPr>
          <w:lang w:val="es-ES"/>
        </w:rPr>
      </w:pPr>
      <w:bookmarkStart w:id="19" w:name="amplitud"/>
      <w:bookmarkEnd w:id="19"/>
      <w:r>
        <w:rPr>
          <w:lang w:val="es-ES"/>
          <w:rPrChange w:id="0" w:author="Carolina Vera" w:date="2018-02-28T15:59:00Z"/>
        </w:rPr>
        <w:t>Amplitud</w:t>
      </w:r>
    </w:p>
    <w:p>
      <w:pPr>
        <w:pStyle w:val="FirstParagraph"/>
        <w:rPr>
          <w:lang w:val="es-ES"/>
        </w:rPr>
      </w:pPr>
      <w:r>
        <w:rPr>
          <w:lang w:val="es-ES"/>
          <w:rPrChange w:id="0" w:author="Carolina Vera" w:date="2018-02-28T15:59:00Z"/>
        </w:rPr>
        <w:t>Existen varios estadísticos que podrían utilizarse para representar la amplitud de la QS3 en una región extendida, como la media, la máxima, la moda</w:t>
      </w:r>
      <w:del w:id="489" w:author="Leandro" w:date="2018-03-02T14:17:00Z">
        <w:r>
          <w:rPr>
            <w:lang w:val="es-ES"/>
          </w:rPr>
          <w:delText>,</w:delText>
        </w:r>
      </w:del>
      <w:ins w:id="490" w:author="Leandro" w:date="2018-03-02T14:17:00Z">
        <w:r>
          <w:rPr>
            <w:lang w:val="es-ES"/>
          </w:rPr>
          <w:t>o</w:t>
        </w:r>
      </w:ins>
      <w:r>
        <w:rPr>
          <w:lang w:val="es-ES"/>
          <w:rPrChange w:id="0" w:author="Carolina Vera" w:date="2018-02-28T15:59:00Z"/>
        </w:rPr>
        <w:t xml:space="preserve"> la mediana</w:t>
      </w:r>
      <w:del w:id="492" w:author="Leandro" w:date="2018-03-02T14:17:00Z">
        <w:r>
          <w:rPr>
            <w:lang w:val="es-ES"/>
          </w:rPr>
          <w:delText>, etc</w:delText>
        </w:r>
      </w:del>
      <w:r>
        <w:rPr>
          <w:lang w:val="es-ES"/>
          <w:rPrChange w:id="0" w:author="Carolina Vera" w:date="2018-02-28T15:59:00Z"/>
        </w:rPr>
        <w:t xml:space="preserve">. En este caso, se estudió la posibilidad de representarla con </w:t>
      </w:r>
      <w:ins w:id="494" w:author="Carolina Vera" w:date="2018-03-01T11:31:00Z">
        <w:r>
          <w:rPr>
            <w:lang w:val="es-ES"/>
          </w:rPr>
          <w:t>su</w:t>
        </w:r>
      </w:ins>
      <w:del w:id="495" w:author="Carolina Vera" w:date="2018-03-01T11:30:00Z">
        <w:r>
          <w:rPr>
            <w:lang w:val="es-ES"/>
          </w:rPr>
          <w:delText>la</w:delText>
        </w:r>
      </w:del>
      <w:r>
        <w:rPr>
          <w:lang w:val="es-ES"/>
          <w:rPrChange w:id="0" w:author="Carolina Vera" w:date="2018-02-28T15:59:00Z"/>
        </w:rPr>
        <w:t xml:space="preserve"> media o </w:t>
      </w:r>
      <w:ins w:id="497" w:author="Carolina Vera" w:date="2018-03-01T11:31:00Z">
        <w:r>
          <w:rPr>
            <w:lang w:val="es-ES"/>
          </w:rPr>
          <w:t>su</w:t>
        </w:r>
      </w:ins>
      <w:del w:id="498" w:author="Carolina Vera" w:date="2018-03-01T11:31:00Z">
        <w:r>
          <w:rPr>
            <w:lang w:val="es-ES"/>
          </w:rPr>
          <w:delText>la</w:delText>
        </w:r>
      </w:del>
      <w:r>
        <w:rPr>
          <w:lang w:val="es-ES"/>
          <w:rPrChange w:id="0" w:author="Carolina Vera" w:date="2018-02-28T15:59:00Z"/>
        </w:rPr>
        <w:t xml:space="preserve"> máxima</w:t>
      </w:r>
      <w:ins w:id="500" w:author="Carolina Vera" w:date="2018-03-01T11:31:00Z">
        <w:r>
          <w:rPr>
            <w:lang w:val="es-ES"/>
          </w:rPr>
          <w:t xml:space="preserve">, estimadas </w:t>
        </w:r>
      </w:ins>
      <w:del w:id="501" w:author="Carolina Vera" w:date="2018-03-01T11:31:00Z">
        <w:r>
          <w:rPr>
            <w:lang w:val="es-ES"/>
          </w:rPr>
          <w:delText>. La zona de interés sobre la cual se calcularon el promedio y el máximo es</w:delText>
        </w:r>
      </w:del>
      <w:ins w:id="502" w:author="Carolina Vera" w:date="2018-03-01T11:31:00Z">
        <w:r>
          <w:rPr>
            <w:lang w:val="es-ES"/>
          </w:rPr>
          <w:t>en</w:t>
        </w:r>
      </w:ins>
      <w:r>
        <w:rPr>
          <w:lang w:val="es-ES"/>
          <w:rPrChange w:id="0" w:author="Carolina Vera" w:date="2018-02-28T15:59:00Z"/>
        </w:rPr>
        <w:t xml:space="preserve"> la región comprendida entre los 65°S y 40°S y entre 700hPa y 100hPa.</w:t>
      </w:r>
    </w:p>
    <w:p>
      <w:pPr>
        <w:pStyle w:val="FigurewithCaption"/>
        <w:rPr/>
      </w:pPr>
      <w:r>
        <w:rPr/>
        <w:drawing>
          <wp:inline distT="0" distB="0" distL="0" distR="0">
            <wp:extent cx="5334000" cy="3501390"/>
            <wp:effectExtent l="0" t="0" r="0" b="0"/>
            <wp:docPr id="13" name="Image12" descr="Amplitud de la QS3 máxima y media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Amplitud de la QS3 máxima y media para 9 casos seleccionados."/>
                    <pic:cNvPicPr>
                      <a:picLocks noChangeAspect="1" noChangeArrowheads="1"/>
                    </pic:cNvPicPr>
                  </pic:nvPicPr>
                  <pic:blipFill>
                    <a:blip r:embed="rId14"/>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Amplitud de la QS3 máxima y media para 9 casos seleccionados.</w:t>
      </w:r>
    </w:p>
    <w:p>
      <w:pPr>
        <w:pStyle w:val="FigurewithCaption"/>
        <w:rPr/>
      </w:pPr>
      <w:r>
        <w:rPr/>
        <w:drawing>
          <wp:inline distT="0" distB="0" distL="0" distR="0">
            <wp:extent cx="5334000" cy="3501390"/>
            <wp:effectExtent l="0" t="0" r="0" b="0"/>
            <wp:docPr id="14" name="Image13" descr="Corte vertical de amplitud de la QS3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Corte vertical de amplitud de la QS3 para 9 casos seleccionados."/>
                    <pic:cNvPicPr>
                      <a:picLocks noChangeAspect="1" noChangeArrowheads="1"/>
                    </pic:cNvPicPr>
                  </pic:nvPicPr>
                  <pic:blipFill>
                    <a:blip r:embed="rId15"/>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vertical de amplitud de la QS3 para 9 casos seleccionados.</w:t>
      </w:r>
    </w:p>
    <w:p>
      <w:pPr>
        <w:pStyle w:val="FigurewithCaption"/>
        <w:rPr/>
      </w:pPr>
      <w:r>
        <w:rPr/>
        <w:drawing>
          <wp:inline distT="0" distB="0" distL="0" distR="0">
            <wp:extent cx="5334000" cy="5252085"/>
            <wp:effectExtent l="0" t="0" r="0" b="0"/>
            <wp:docPr id="15" name="Image14" descr="Z* en 300hPa con QS1 y QS2 eliminadas para 9 cas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Z* en 300hPa con QS1 y QS2 eliminadas para 9 casos seleccionados."/>
                    <pic:cNvPicPr>
                      <a:picLocks noChangeAspect="1" noChangeArrowheads="1"/>
                    </pic:cNvPicPr>
                  </pic:nvPicPr>
                  <pic:blipFill>
                    <a:blip r:embed="rId16"/>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en 300hPa con QS1 y QS2 eliminadas para 9 casos seleccionados.</w:t>
      </w:r>
    </w:p>
    <w:p>
      <w:pPr>
        <w:pStyle w:val="TextBody"/>
        <w:rPr>
          <w:lang w:val="es-ES"/>
        </w:rPr>
      </w:pPr>
      <w:r>
        <w:rPr>
          <w:lang w:val="es-ES"/>
          <w:rPrChange w:id="0" w:author="Carolina Vera" w:date="2018-02-28T15:59:00Z"/>
        </w:rPr>
        <w:t>A modo exploratorio se seleccionaron 9 casos</w:t>
      </w:r>
      <w:ins w:id="508" w:author="Carolina Vera" w:date="2018-03-01T11:31:00Z">
        <w:r>
          <w:rPr>
            <w:lang w:val="es-ES"/>
          </w:rPr>
          <w:t xml:space="preserve"> asociad</w:t>
        </w:r>
      </w:ins>
      <w:ins w:id="509" w:author="Carolina Vera" w:date="2018-03-01T11:32:00Z">
        <w:r>
          <w:rPr>
            <w:lang w:val="es-ES"/>
          </w:rPr>
          <w:t>os con una QS3 activa,</w:t>
        </w:r>
      </w:ins>
      <w:r>
        <w:rPr>
          <w:lang w:val="es-ES"/>
          <w:rPrChange w:id="0" w:author="Carolina Vera" w:date="2018-02-28T15:59:00Z"/>
        </w:rPr>
        <w:t xml:space="preserve"> que representan distintas características de la amplitud media y la máxima. Sus magnitudes correspondientes se muestran en la , y los campos de Z* (con las contribuciones de las QS1 y QS2 removidas como se explicó en el </w:t>
      </w:r>
      <w:commentRangeStart w:id="25"/>
      <w:r>
        <w:rPr>
          <w:lang w:val="es-ES"/>
          <w:rPrChange w:id="0" w:author="Carolina Vera" w:date="2018-02-28T15:59:00Z"/>
        </w:rPr>
        <w:t>Capítulo</w:t>
      </w:r>
      <w:r>
        <w:rPr>
          <w:lang w:val="es-ES"/>
        </w:rPr>
      </w:r>
      <w:commentRangeEnd w:id="25"/>
      <w:r>
        <w:commentReference w:id="25"/>
      </w:r>
      <w:r>
        <w:rPr>
          <w:lang w:val="es-ES"/>
          <w:rPrChange w:id="0" w:author="Carolina Vera" w:date="2018-02-28T15:59:00Z"/>
        </w:rPr>
        <w:t> ) en la .</w:t>
      </w:r>
    </w:p>
    <w:p>
      <w:pPr>
        <w:pStyle w:val="TextBody"/>
        <w:rPr>
          <w:lang w:val="es-ES"/>
        </w:rPr>
      </w:pPr>
      <w:r>
        <w:rPr>
          <w:lang w:val="es-ES"/>
          <w:rPrChange w:id="0" w:author="Carolina Vera" w:date="2018-02-28T15:59:00Z"/>
        </w:rPr>
        <w:t xml:space="preserve">Comparando el caso de mayo de 1997 con el de abril de 2012, ambos tienen una </w:t>
      </w:r>
      <w:ins w:id="514" w:author="Carolina Vera" w:date="2018-03-01T11:33:00Z">
        <w:r>
          <w:rPr>
            <w:lang w:val="es-ES"/>
          </w:rPr>
          <w:t xml:space="preserve">amplitud </w:t>
        </w:r>
      </w:ins>
      <w:r>
        <w:rPr>
          <w:lang w:val="es-ES"/>
          <w:rPrChange w:id="0" w:author="Carolina Vera" w:date="2018-02-28T15:59:00Z"/>
        </w:rPr>
        <w:t xml:space="preserve">media muy similar (), pero la </w:t>
      </w:r>
      <w:del w:id="516" w:author="Carolina Vera" w:date="2018-03-01T11:34:00Z">
        <w:r>
          <w:rPr>
            <w:lang w:val="es-ES"/>
          </w:rPr>
          <w:delText xml:space="preserve">máxima </w:delText>
        </w:r>
      </w:del>
      <w:ins w:id="517" w:author="Carolina Vera" w:date="2018-03-01T11:33:00Z">
        <w:r>
          <w:rPr>
            <w:lang w:val="es-ES"/>
          </w:rPr>
          <w:t xml:space="preserve">amplitud </w:t>
        </w:r>
      </w:ins>
      <w:ins w:id="518" w:author="Carolina Vera" w:date="2018-03-01T11:34:00Z">
        <w:r>
          <w:rPr>
            <w:lang w:val="es-ES"/>
          </w:rPr>
          <w:t xml:space="preserve">máxima </w:t>
        </w:r>
      </w:ins>
      <w:r>
        <w:rPr>
          <w:lang w:val="es-ES"/>
          <w:rPrChange w:id="0" w:author="Carolina Vera" w:date="2018-02-28T15:59:00Z"/>
        </w:rPr>
        <w:t>del primero es menor que la del segundo. El corte vertical de la amplitud () muestra que la amplitud de la QS3 en abril de 2012 e</w:t>
      </w:r>
      <w:ins w:id="520" w:author="Carolina Vera" w:date="2018-03-01T11:35:00Z">
        <w:r>
          <w:rPr>
            <w:lang w:val="es-ES"/>
          </w:rPr>
          <w:t>s</w:t>
        </w:r>
      </w:ins>
      <w:del w:id="521" w:author="Carolina Vera" w:date="2018-03-01T11:35:00Z">
        <w:r>
          <w:rPr>
            <w:lang w:val="es-ES"/>
          </w:rPr>
          <w:delText>ra</w:delText>
        </w:r>
      </w:del>
      <w:ins w:id="522" w:author="Carolina Vera" w:date="2018-03-01T11:35:00Z">
        <w:r>
          <w:rPr>
            <w:lang w:val="es-ES"/>
          </w:rPr>
          <w:t xml:space="preserve"> </w:t>
        </w:r>
      </w:ins>
      <w:del w:id="523" w:author="Carolina Vera" w:date="2018-03-01T11:35:00Z">
        <w:r>
          <w:rPr>
            <w:lang w:val="es-ES"/>
          </w:rPr>
          <w:delText xml:space="preserve"> más </w:delText>
        </w:r>
      </w:del>
      <w:r>
        <w:rPr>
          <w:lang w:val="es-ES"/>
          <w:rPrChange w:id="0" w:author="Carolina Vera" w:date="2018-02-28T15:59:00Z"/>
        </w:rPr>
        <w:t xml:space="preserve">grande </w:t>
      </w:r>
      <w:del w:id="525" w:author="Carolina Vera" w:date="2018-03-01T11:35:00Z">
        <w:r>
          <w:rPr>
            <w:lang w:val="es-ES"/>
          </w:rPr>
          <w:delText>pero más</w:delText>
        </w:r>
      </w:del>
      <w:ins w:id="526" w:author="Carolina Vera" w:date="2018-03-01T11:35:00Z">
        <w:r>
          <w:rPr>
            <w:lang w:val="es-ES"/>
          </w:rPr>
          <w:t>y</w:t>
        </w:r>
      </w:ins>
      <w:r>
        <w:rPr>
          <w:lang w:val="es-ES"/>
          <w:rPrChange w:id="0" w:author="Carolina Vera" w:date="2018-02-28T15:59:00Z"/>
        </w:rPr>
        <w:t xml:space="preserve"> localizada en la troposfera alta que en el caso de mayo de 1997</w:t>
      </w:r>
      <w:ins w:id="528" w:author="Leandro" w:date="2018-03-02T14:20:00Z">
        <w:r>
          <w:rPr>
            <w:lang w:val="es-ES"/>
          </w:rPr>
          <w:t>, para el cual</w:t>
        </w:r>
      </w:ins>
      <w:r>
        <w:rPr>
          <w:lang w:val="es-ES"/>
          <w:rPrChange w:id="0" w:author="Carolina Vera" w:date="2018-02-28T15:59:00Z"/>
        </w:rPr>
        <w:t xml:space="preserve"> </w:t>
      </w:r>
      <w:del w:id="530" w:author="Carolina Vera" w:date="2018-03-01T11:35:00Z">
        <w:r>
          <w:rPr>
            <w:lang w:val="es-ES"/>
          </w:rPr>
          <w:delText xml:space="preserve">en el que </w:delText>
        </w:r>
      </w:del>
      <w:r>
        <w:rPr>
          <w:lang w:val="es-ES"/>
          <w:rPrChange w:id="0" w:author="Carolina Vera" w:date="2018-02-28T15:59:00Z"/>
        </w:rPr>
        <w:t xml:space="preserve">la amplitud es </w:t>
      </w:r>
      <w:ins w:id="532" w:author="Carolina Vera" w:date="2018-03-01T11:35:00Z">
        <w:r>
          <w:rPr>
            <w:lang w:val="es-ES"/>
          </w:rPr>
          <w:t>grande</w:t>
        </w:r>
      </w:ins>
      <w:del w:id="533" w:author="Carolina Vera" w:date="2018-03-01T11:35:00Z">
        <w:r>
          <w:rPr>
            <w:lang w:val="es-ES"/>
          </w:rPr>
          <w:delText>mayor</w:delText>
        </w:r>
      </w:del>
      <w:r>
        <w:rPr>
          <w:lang w:val="es-ES"/>
          <w:rPrChange w:id="0" w:author="Carolina Vera" w:date="2018-02-28T15:59:00Z"/>
        </w:rPr>
        <w:t xml:space="preserve"> en la estratosfera. Esto se refleja en la comparación de las perturbaciones de geopotencial (), donde la QS3 </w:t>
      </w:r>
      <w:ins w:id="535" w:author="Carolina Vera" w:date="2018-03-01T11:36:00Z">
        <w:r>
          <w:rPr>
            <w:lang w:val="es-ES"/>
          </w:rPr>
          <w:t xml:space="preserve">en 300 hPa </w:t>
        </w:r>
      </w:ins>
      <w:r>
        <w:rPr>
          <w:lang w:val="es-ES"/>
          <w:rPrChange w:id="0" w:author="Carolina Vera" w:date="2018-02-28T15:59:00Z"/>
        </w:rPr>
        <w:t>se aprecia mucho más claramente en 2012 que en 1997.</w:t>
      </w:r>
    </w:p>
    <w:p>
      <w:pPr>
        <w:pStyle w:val="TextBody"/>
        <w:rPr>
          <w:lang w:val="es-ES"/>
        </w:rPr>
      </w:pPr>
      <w:ins w:id="537" w:author="Carolina Vera" w:date="2018-03-01T11:36:00Z">
        <w:r>
          <w:rPr>
            <w:lang w:val="es-ES"/>
          </w:rPr>
          <w:t>Los casos de e</w:t>
        </w:r>
      </w:ins>
      <w:del w:id="538" w:author="Carolina Vera" w:date="2018-03-01T11:36:00Z">
        <w:r>
          <w:rPr>
            <w:lang w:val="es-ES"/>
          </w:rPr>
          <w:delText>E</w:delText>
        </w:r>
      </w:del>
      <w:r>
        <w:rPr>
          <w:lang w:val="es-ES"/>
          <w:rPrChange w:id="0" w:author="Carolina Vera" w:date="2018-02-28T15:59:00Z"/>
        </w:rPr>
        <w:t xml:space="preserve">nero de 1985 y </w:t>
      </w:r>
      <w:commentRangeStart w:id="26"/>
      <w:r>
        <w:rPr>
          <w:lang w:val="es-ES"/>
          <w:rPrChange w:id="0" w:author="Carolina Vera" w:date="2018-02-28T15:59:00Z"/>
        </w:rPr>
        <w:t>julio de 1988 también son similares en amplitud media pero distintos en amplitud máxima</w:t>
      </w:r>
      <w:r>
        <w:rPr>
          <w:lang w:val="es-ES"/>
        </w:rPr>
      </w:r>
      <w:commentRangeEnd w:id="26"/>
      <w:r>
        <w:commentReference w:id="26"/>
      </w:r>
      <w:r>
        <w:rPr>
          <w:lang w:val="es-ES"/>
          <w:rPrChange w:id="0" w:author="Carolina Vera" w:date="2018-02-28T15:59:00Z"/>
        </w:rPr>
        <w:t>. La estructura vertical de la amplitud muestra</w:t>
      </w:r>
      <w:del w:id="542" w:author="Carolina Vera" w:date="2018-03-01T11:36:00Z">
        <w:r>
          <w:rPr>
            <w:lang w:val="es-ES"/>
          </w:rPr>
          <w:delText>n</w:delText>
        </w:r>
      </w:del>
      <w:r>
        <w:rPr>
          <w:lang w:val="es-ES"/>
          <w:rPrChange w:id="0" w:author="Carolina Vera" w:date="2018-02-28T15:59:00Z"/>
        </w:rPr>
        <w:t xml:space="preserve"> diferencias en la extensión similares al par </w:t>
      </w:r>
      <w:ins w:id="544" w:author="Carolina Vera" w:date="2018-03-01T11:37:00Z">
        <w:r>
          <w:rPr>
            <w:lang w:val="es-ES"/>
          </w:rPr>
          <w:t xml:space="preserve">anterior </w:t>
        </w:r>
      </w:ins>
      <w:r>
        <w:rPr>
          <w:lang w:val="es-ES"/>
          <w:rPrChange w:id="0" w:author="Carolina Vera" w:date="2018-02-28T15:59:00Z"/>
        </w:rPr>
        <w:t xml:space="preserve">de </w:t>
      </w:r>
      <w:del w:id="546" w:author="Carolina Vera" w:date="2018-03-01T11:36:00Z">
        <w:r>
          <w:rPr>
            <w:lang w:val="es-ES"/>
          </w:rPr>
          <w:delText xml:space="preserve">meses </w:delText>
        </w:r>
      </w:del>
      <w:ins w:id="547" w:author="Carolina Vera" w:date="2018-03-01T11:36:00Z">
        <w:r>
          <w:rPr>
            <w:lang w:val="es-ES"/>
          </w:rPr>
          <w:t>casos</w:t>
        </w:r>
      </w:ins>
      <w:del w:id="548" w:author="Carolina Vera" w:date="2018-03-01T11:37:00Z">
        <w:r>
          <w:rPr>
            <w:lang w:val="es-ES"/>
          </w:rPr>
          <w:delText>anterior</w:delText>
        </w:r>
      </w:del>
      <w:r>
        <w:rPr>
          <w:lang w:val="es-ES"/>
          <w:rPrChange w:id="0" w:author="Carolina Vera" w:date="2018-02-28T15:59:00Z"/>
        </w:rPr>
        <w:t>, con la amplitud en enero de 1985 presentando un máximo bien definido en la tropósfera mientras que en julio de 1988 alcanza</w:t>
      </w:r>
      <w:del w:id="550" w:author="Carolina Vera" w:date="2018-03-01T11:36:00Z">
        <w:r>
          <w:rPr>
            <w:lang w:val="es-ES"/>
          </w:rPr>
          <w:delText>ndo</w:delText>
        </w:r>
      </w:del>
      <w:r>
        <w:rPr>
          <w:lang w:val="es-ES"/>
          <w:rPrChange w:id="0" w:author="Carolina Vera" w:date="2018-02-28T15:59:00Z"/>
        </w:rPr>
        <w:t xml:space="preserve"> valores importantes en niveles estratosféricos.</w:t>
      </w:r>
      <w:ins w:id="552" w:author="Carolina Vera" w:date="2018-03-01T11:37:00Z">
        <w:r>
          <w:rPr>
            <w:lang w:val="es-ES"/>
          </w:rPr>
          <w:t xml:space="preserve"> En este par de casos,</w:t>
        </w:r>
      </w:ins>
      <w:del w:id="553" w:author="Carolina Vera" w:date="2018-03-01T11:37:00Z">
        <w:r>
          <w:rPr>
            <w:lang w:val="es-ES"/>
          </w:rPr>
          <w:delText xml:space="preserve"> L</w:delText>
        </w:r>
      </w:del>
      <w:ins w:id="554" w:author="Carolina Vera" w:date="2018-03-01T11:37:00Z">
        <w:r>
          <w:rPr>
            <w:lang w:val="es-ES"/>
          </w:rPr>
          <w:t xml:space="preserve"> l</w:t>
        </w:r>
      </w:ins>
      <w:r>
        <w:rPr>
          <w:lang w:val="es-ES"/>
          <w:rPrChange w:id="0" w:author="Carolina Vera" w:date="2018-02-28T15:59:00Z"/>
        </w:rPr>
        <w:t xml:space="preserve">os campos de Z* son muy similares en cuanto a intensidad y claridad de la QS3. </w:t>
      </w:r>
      <w:del w:id="556" w:author="Carolina Vera" w:date="2018-03-01T11:37:00Z">
        <w:r>
          <w:rPr>
            <w:lang w:val="es-ES"/>
          </w:rPr>
          <w:delText>Los dos meses</w:delText>
        </w:r>
      </w:del>
      <w:ins w:id="557" w:author="Carolina Vera" w:date="2018-03-01T11:37:00Z">
        <w:r>
          <w:rPr>
            <w:lang w:val="es-ES"/>
          </w:rPr>
          <w:t>Ambos</w:t>
        </w:r>
      </w:ins>
      <w:r>
        <w:rPr>
          <w:lang w:val="es-ES"/>
          <w:rPrChange w:id="0" w:author="Carolina Vera" w:date="2018-02-28T15:59:00Z"/>
        </w:rPr>
        <w:t xml:space="preserve"> presentan un tren de ondas que ocupan aproximadamente </w:t>
      </w:r>
      <w:commentRangeStart w:id="27"/>
      <w:r>
        <w:rPr>
          <w:lang w:val="es-ES"/>
          <w:rPrChange w:id="0" w:author="Carolina Vera" w:date="2018-02-28T15:59:00Z"/>
        </w:rPr>
        <w:t xml:space="preserve">1/3 </w:t>
      </w:r>
      <w:r>
        <w:rPr>
          <w:lang w:val="es-ES"/>
        </w:rPr>
      </w:r>
      <w:commentRangeEnd w:id="27"/>
      <w:r>
        <w:commentReference w:id="27"/>
      </w:r>
      <w:r>
        <w:rPr>
          <w:lang w:val="es-ES"/>
          <w:rPrChange w:id="0" w:author="Carolina Vera" w:date="2018-02-28T15:59:00Z"/>
        </w:rPr>
        <w:t xml:space="preserve">de círculo de latitud. </w:t>
      </w:r>
      <w:ins w:id="561" w:author="Carolina Vera" w:date="2018-03-01T11:37:00Z">
        <w:r>
          <w:rPr>
            <w:lang w:val="es-ES"/>
          </w:rPr>
          <w:t>El tren de ondas de 1988 se ve algo más claro que el de 1985, a</w:t>
        </w:r>
      </w:ins>
      <w:del w:id="562" w:author="Carolina Vera" w:date="2018-03-01T11:37:00Z">
        <w:r>
          <w:rPr>
            <w:lang w:val="es-ES"/>
          </w:rPr>
          <w:delText>A</w:delText>
        </w:r>
      </w:del>
      <w:r>
        <w:rPr>
          <w:lang w:val="es-ES"/>
          <w:rPrChange w:id="0" w:author="Carolina Vera" w:date="2018-02-28T15:59:00Z"/>
        </w:rPr>
        <w:t xml:space="preserve"> pesar de que la amplitud máxima de 1985 es menor que la de 1988</w:t>
      </w:r>
      <w:del w:id="564" w:author="Carolina Vera" w:date="2018-03-01T11:38:00Z">
        <w:r>
          <w:rPr>
            <w:lang w:val="es-ES"/>
          </w:rPr>
          <w:delText>,</w:delText>
        </w:r>
      </w:del>
      <w:del w:id="565" w:author="Carolina Vera" w:date="2018-03-01T11:37:00Z">
        <w:r>
          <w:rPr>
            <w:lang w:val="es-ES"/>
          </w:rPr>
          <w:delText xml:space="preserve"> el tren de ondas de 1988 se ve algo más claro que el de 1985</w:delText>
        </w:r>
      </w:del>
      <w:r>
        <w:rPr>
          <w:lang w:val="es-ES"/>
          <w:rPrChange w:id="0" w:author="Carolina Vera" w:date="2018-02-28T15:59:00Z"/>
        </w:rPr>
        <w:t>.</w:t>
      </w:r>
    </w:p>
    <w:p>
      <w:pPr>
        <w:pStyle w:val="TextBody"/>
        <w:rPr>
          <w:lang w:val="es-ES"/>
        </w:rPr>
      </w:pPr>
      <w:del w:id="567" w:author="Carolina Vera" w:date="2018-03-01T11:38:00Z">
        <w:r>
          <w:rPr>
            <w:lang w:val="es-ES"/>
          </w:rPr>
          <w:delText>En los dos pares de casos anteriores, los meses tenían distinta amplitud máxima y similar amplitud media, e</w:delText>
        </w:r>
      </w:del>
      <w:ins w:id="568" w:author="Carolina Vera" w:date="2018-03-01T11:38:00Z">
        <w:r>
          <w:rPr>
            <w:lang w:val="es-ES"/>
          </w:rPr>
          <w:t xml:space="preserve">Los casos de </w:t>
        </w:r>
      </w:ins>
      <w:del w:id="569" w:author="Carolina Vera" w:date="2018-03-01T11:38:00Z">
        <w:r>
          <w:rPr>
            <w:lang w:val="es-ES"/>
          </w:rPr>
          <w:delText xml:space="preserve">l par </w:delText>
        </w:r>
      </w:del>
      <w:r>
        <w:rPr>
          <w:lang w:val="es-ES"/>
          <w:rPrChange w:id="0" w:author="Carolina Vera" w:date="2018-02-28T15:59:00Z"/>
        </w:rPr>
        <w:t xml:space="preserve">noviembre de 1987 y enero de 2008 </w:t>
      </w:r>
      <w:ins w:id="571" w:author="Carolina Vera" w:date="2018-03-01T11:38:00Z">
        <w:r>
          <w:rPr>
            <w:lang w:val="es-ES"/>
          </w:rPr>
          <w:t>presentan características diferentes a los anteriores</w:t>
        </w:r>
      </w:ins>
      <w:del w:id="572" w:author="Carolina Vera" w:date="2018-03-01T11:38:00Z">
        <w:r>
          <w:rPr>
            <w:lang w:val="es-ES"/>
          </w:rPr>
          <w:delText>son el caso lo</w:delText>
        </w:r>
      </w:del>
      <w:del w:id="573" w:author="Carolina Vera" w:date="2018-03-01T11:39:00Z">
        <w:r>
          <w:rPr>
            <w:lang w:val="es-ES"/>
          </w:rPr>
          <w:delText xml:space="preserve"> contrario</w:delText>
        </w:r>
      </w:del>
      <w:r>
        <w:rPr>
          <w:lang w:val="es-ES"/>
          <w:rPrChange w:id="0" w:author="Carolina Vera" w:date="2018-02-28T15:59:00Z"/>
        </w:rPr>
        <w:t xml:space="preserve">. </w:t>
      </w:r>
      <w:ins w:id="575" w:author="Carolina Vera" w:date="2018-03-01T11:39:00Z">
        <w:r>
          <w:rPr>
            <w:lang w:val="es-ES"/>
          </w:rPr>
          <w:t xml:space="preserve">En noviembre de 1987 </w:t>
        </w:r>
      </w:ins>
      <w:del w:id="576" w:author="Carolina Vera" w:date="2018-03-01T11:39:00Z">
        <w:r>
          <w:rPr>
            <w:lang w:val="es-ES"/>
          </w:rPr>
          <w:delText xml:space="preserve">El corte vertical de </w:delText>
        </w:r>
      </w:del>
      <w:r>
        <w:rPr>
          <w:lang w:val="es-ES"/>
          <w:rPrChange w:id="0" w:author="Carolina Vera" w:date="2018-02-28T15:59:00Z"/>
        </w:rPr>
        <w:t xml:space="preserve">la amplitud de la QS3 </w:t>
      </w:r>
      <w:del w:id="578" w:author="Carolina Vera" w:date="2018-03-01T11:39:00Z">
        <w:r>
          <w:rPr>
            <w:lang w:val="es-ES"/>
          </w:rPr>
          <w:delText xml:space="preserve">indica que ésta </w:delText>
        </w:r>
      </w:del>
      <w:r>
        <w:rPr>
          <w:lang w:val="es-ES"/>
          <w:rPrChange w:id="0" w:author="Carolina Vera" w:date="2018-02-28T15:59:00Z"/>
        </w:rPr>
        <w:t xml:space="preserve">está más extendida vertical y meridionalmente </w:t>
      </w:r>
      <w:del w:id="580" w:author="Carolina Vera" w:date="2018-03-01T11:39:00Z">
        <w:r>
          <w:rPr>
            <w:lang w:val="es-ES"/>
          </w:rPr>
          <w:delText xml:space="preserve">en noviembre de 1987 </w:delText>
        </w:r>
      </w:del>
      <w:r>
        <w:rPr>
          <w:lang w:val="es-ES"/>
          <w:rPrChange w:id="0" w:author="Carolina Vera" w:date="2018-02-28T15:59:00Z"/>
        </w:rPr>
        <w:t>que en enero de 2008. Pero si se observa el campo de Z*</w:t>
      </w:r>
      <w:ins w:id="582" w:author="Carolina Vera" w:date="2018-03-01T11:39:00Z">
        <w:r>
          <w:rPr>
            <w:lang w:val="es-ES"/>
          </w:rPr>
          <w:t xml:space="preserve"> en 300 hPa</w:t>
        </w:r>
      </w:ins>
      <w:r>
        <w:rPr>
          <w:lang w:val="es-ES"/>
          <w:rPrChange w:id="0" w:author="Carolina Vera" w:date="2018-02-28T15:59:00Z"/>
        </w:rPr>
        <w:t>, si bien ambos casos tienen una QS3 clara, las anomalías en enero de 2008 son más intensas, especialmente en la región del Índico.</w:t>
      </w:r>
    </w:p>
    <w:p>
      <w:pPr>
        <w:pStyle w:val="TextBody"/>
        <w:rPr>
          <w:lang w:val="es-ES"/>
        </w:rPr>
      </w:pPr>
      <w:r>
        <w:rPr>
          <w:lang w:val="es-ES"/>
          <w:rPrChange w:id="0" w:author="Carolina Vera" w:date="2018-02-28T15:59:00Z"/>
        </w:rPr>
        <w:t xml:space="preserve">El par </w:t>
      </w:r>
      <w:ins w:id="585" w:author="Carolina Vera" w:date="2018-03-01T11:40:00Z">
        <w:r>
          <w:rPr>
            <w:lang w:val="es-ES"/>
          </w:rPr>
          <w:t xml:space="preserve">de casos de </w:t>
        </w:r>
      </w:ins>
      <w:r>
        <w:rPr>
          <w:lang w:val="es-ES"/>
          <w:rPrChange w:id="0" w:author="Carolina Vera" w:date="2018-02-28T15:59:00Z"/>
        </w:rPr>
        <w:t xml:space="preserve">septiembre de 2000 y diciembre de 1990 </w:t>
      </w:r>
      <w:commentRangeStart w:id="28"/>
      <w:r>
        <w:rPr>
          <w:lang w:val="es-ES"/>
          <w:rPrChange w:id="0" w:author="Carolina Vera" w:date="2018-02-28T15:59:00Z"/>
        </w:rPr>
        <w:t>es más claro</w:t>
      </w:r>
      <w:r>
        <w:rPr>
          <w:lang w:val="es-ES"/>
        </w:rPr>
      </w:r>
      <w:commentRangeEnd w:id="28"/>
      <w:r>
        <w:commentReference w:id="28"/>
      </w:r>
      <w:r>
        <w:rPr>
          <w:lang w:val="es-ES"/>
          <w:rPrChange w:id="0" w:author="Carolina Vera" w:date="2018-02-28T15:59:00Z"/>
        </w:rPr>
        <w:t>. Ambas medidas de amplitud son mayores en diciembre de 1990 que en septiembre de 2000 y puede verse que ambos meses tienen un desarrollo vertical similar de la amplitud de la QS3. El campo de Z*</w:t>
      </w:r>
      <w:ins w:id="589" w:author="Carolina Vera" w:date="2018-03-01T11:40:00Z">
        <w:r>
          <w:rPr>
            <w:lang w:val="es-ES"/>
          </w:rPr>
          <w:t xml:space="preserve"> en 300 hPa</w:t>
        </w:r>
      </w:ins>
      <w:r>
        <w:rPr>
          <w:lang w:val="es-ES"/>
          <w:rPrChange w:id="0" w:author="Carolina Vera" w:date="2018-02-28T15:59:00Z"/>
        </w:rPr>
        <w:t xml:space="preserve"> </w:t>
      </w:r>
      <w:del w:id="591" w:author="Carolina Vera" w:date="2018-03-01T11:41:00Z">
        <w:r>
          <w:rPr>
            <w:lang w:val="es-ES"/>
          </w:rPr>
          <w:delText xml:space="preserve">es consistente con estas observaciones, </w:delText>
        </w:r>
      </w:del>
      <w:r>
        <w:rPr>
          <w:lang w:val="es-ES"/>
          <w:rPrChange w:id="0" w:author="Carolina Vera" w:date="2018-02-28T15:59:00Z"/>
        </w:rPr>
        <w:t>m</w:t>
      </w:r>
      <w:ins w:id="593" w:author="Carolina Vera" w:date="2018-03-01T11:42:00Z">
        <w:r>
          <w:rPr>
            <w:lang w:val="es-ES"/>
          </w:rPr>
          <w:t>uestra</w:t>
        </w:r>
      </w:ins>
      <w:del w:id="594" w:author="Carolina Vera" w:date="2018-03-01T11:42:00Z">
        <w:r>
          <w:rPr>
            <w:lang w:val="es-ES"/>
          </w:rPr>
          <w:delText>ostrando</w:delText>
        </w:r>
      </w:del>
      <w:r>
        <w:rPr>
          <w:lang w:val="es-ES"/>
          <w:rPrChange w:id="0" w:author="Carolina Vera" w:date="2018-02-28T15:59:00Z"/>
        </w:rPr>
        <w:t xml:space="preserve"> </w:t>
      </w:r>
      <w:del w:id="596" w:author="Carolina Vera" w:date="2018-03-01T11:41:00Z">
        <w:r>
          <w:rPr>
            <w:lang w:val="es-ES"/>
          </w:rPr>
          <w:delText xml:space="preserve">que </w:delText>
        </w:r>
      </w:del>
      <w:r>
        <w:rPr>
          <w:lang w:val="es-ES"/>
          <w:rPrChange w:id="0" w:author="Carolina Vera" w:date="2018-02-28T15:59:00Z"/>
        </w:rPr>
        <w:t xml:space="preserve">en diciembre de 1990 </w:t>
      </w:r>
      <w:ins w:id="598" w:author="Carolina Vera" w:date="2018-03-01T11:41:00Z">
        <w:r>
          <w:rPr>
            <w:lang w:val="es-ES"/>
          </w:rPr>
          <w:t>un</w:t>
        </w:r>
      </w:ins>
      <w:del w:id="599" w:author="Carolina Vera" w:date="2018-03-01T11:41:00Z">
        <w:r>
          <w:rPr>
            <w:lang w:val="es-ES"/>
          </w:rPr>
          <w:delText>l</w:delText>
        </w:r>
      </w:del>
      <w:r>
        <w:rPr>
          <w:lang w:val="es-ES"/>
          <w:rPrChange w:id="0" w:author="Carolina Vera" w:date="2018-02-28T15:59:00Z"/>
        </w:rPr>
        <w:t xml:space="preserve">a estructura de la QS3 </w:t>
      </w:r>
      <w:del w:id="601" w:author="Carolina Vera" w:date="2018-03-01T11:41:00Z">
        <w:r>
          <w:rPr>
            <w:lang w:val="es-ES"/>
          </w:rPr>
          <w:delText xml:space="preserve">era </w:delText>
        </w:r>
      </w:del>
      <w:r>
        <w:rPr>
          <w:lang w:val="es-ES"/>
          <w:rPrChange w:id="0" w:author="Carolina Vera" w:date="2018-02-28T15:59:00Z"/>
        </w:rPr>
        <w:t xml:space="preserve">más zonal y </w:t>
      </w:r>
      <w:ins w:id="603" w:author="Carolina Vera" w:date="2018-03-01T11:41:00Z">
        <w:r>
          <w:rPr>
            <w:lang w:val="es-ES"/>
          </w:rPr>
          <w:t>coherente</w:t>
        </w:r>
      </w:ins>
      <w:ins w:id="604" w:author="Carolina Vera" w:date="2018-03-01T11:42:00Z">
        <w:r>
          <w:rPr>
            <w:lang w:val="es-ES"/>
          </w:rPr>
          <w:t xml:space="preserve"> a lo largo de todas las longitudes</w:t>
        </w:r>
      </w:ins>
      <w:del w:id="605" w:author="Carolina Vera" w:date="2018-03-01T11:41:00Z">
        <w:r>
          <w:rPr>
            <w:lang w:val="es-ES"/>
          </w:rPr>
          <w:delText>detectable</w:delText>
        </w:r>
      </w:del>
      <w:r>
        <w:rPr>
          <w:lang w:val="es-ES"/>
          <w:rPrChange w:id="0" w:author="Carolina Vera" w:date="2018-02-28T15:59:00Z"/>
        </w:rPr>
        <w:t>. Sin embargo,</w:t>
      </w:r>
      <w:del w:id="607" w:author="Carolina Vera" w:date="2018-03-01T11:42:00Z">
        <w:r>
          <w:rPr>
            <w:lang w:val="es-ES"/>
          </w:rPr>
          <w:delText xml:space="preserve"> las anomalías que sí están presentes</w:delText>
        </w:r>
      </w:del>
      <w:r>
        <w:rPr>
          <w:lang w:val="es-ES"/>
          <w:rPrChange w:id="0" w:author="Carolina Vera" w:date="2018-02-28T15:59:00Z"/>
        </w:rPr>
        <w:t xml:space="preserve"> en septiembre de 2000</w:t>
      </w:r>
      <w:ins w:id="609" w:author="Carolina Vera" w:date="2018-03-01T11:42:00Z">
        <w:r>
          <w:rPr>
            <w:lang w:val="es-ES"/>
          </w:rPr>
          <w:t xml:space="preserve">, se destaca principalmente </w:t>
        </w:r>
      </w:ins>
      <w:del w:id="610" w:author="Carolina Vera" w:date="2018-03-01T11:42:00Z">
        <w:r>
          <w:rPr>
            <w:lang w:val="es-ES"/>
          </w:rPr>
          <w:delText xml:space="preserve"> –</w:delText>
        </w:r>
      </w:del>
      <w:r>
        <w:rPr>
          <w:lang w:val="es-ES"/>
          <w:rPrChange w:id="0" w:author="Carolina Vera" w:date="2018-02-28T15:59:00Z"/>
        </w:rPr>
        <w:t>un tren de ondas</w:t>
      </w:r>
      <w:ins w:id="612" w:author="Carolina Vera" w:date="2018-03-01T11:42:00Z">
        <w:r>
          <w:rPr>
            <w:lang w:val="es-ES"/>
          </w:rPr>
          <w:t>, asociado</w:t>
        </w:r>
      </w:ins>
      <w:ins w:id="613" w:author="Carolina Vera" w:date="2018-03-01T11:43:00Z">
        <w:r>
          <w:rPr>
            <w:lang w:val="es-ES"/>
          </w:rPr>
          <w:t xml:space="preserve"> </w:t>
        </w:r>
      </w:ins>
      <w:del w:id="614" w:author="Carolina Vera" w:date="2018-03-01T11:42:00Z">
        <w:r>
          <w:rPr>
            <w:lang w:val="es-ES"/>
          </w:rPr>
          <w:delText xml:space="preserve"> similar al de enero de 1985, aunque con distinta fase</w:delText>
        </w:r>
      </w:del>
      <w:del w:id="615" w:author="Carolina Vera" w:date="2018-03-01T11:43:00Z">
        <w:r>
          <w:rPr>
            <w:lang w:val="es-ES"/>
          </w:rPr>
          <w:delText>– son</w:delText>
        </w:r>
      </w:del>
      <w:ins w:id="616" w:author="Carolina Vera" w:date="2018-03-01T11:43:00Z">
        <w:r>
          <w:rPr>
            <w:lang w:val="es-ES"/>
          </w:rPr>
          <w:t>con anomalías</w:t>
        </w:r>
      </w:ins>
      <w:r>
        <w:rPr>
          <w:lang w:val="es-ES"/>
          <w:rPrChange w:id="0" w:author="Carolina Vera" w:date="2018-02-28T15:59:00Z"/>
        </w:rPr>
        <w:t xml:space="preserve"> más intensas, por lo que su efecto </w:t>
      </w:r>
      <w:ins w:id="618" w:author="Carolina Vera" w:date="2018-03-01T11:43:00Z">
        <w:r>
          <w:rPr>
            <w:lang w:val="es-ES"/>
          </w:rPr>
          <w:t xml:space="preserve">en la circulación </w:t>
        </w:r>
      </w:ins>
      <w:r>
        <w:rPr>
          <w:lang w:val="es-ES"/>
          <w:rPrChange w:id="0" w:author="Carolina Vera" w:date="2018-02-28T15:59:00Z"/>
        </w:rPr>
        <w:t>local puede ser mayor que las de diciembre de 1990.</w:t>
      </w:r>
    </w:p>
    <w:p>
      <w:pPr>
        <w:pStyle w:val="TextBody"/>
        <w:rPr>
          <w:lang w:val="es-ES"/>
        </w:rPr>
      </w:pPr>
      <w:r>
        <w:rPr>
          <w:lang w:val="es-ES"/>
          <w:rPrChange w:id="0" w:author="Carolina Vera" w:date="2018-02-28T15:59:00Z"/>
        </w:rPr>
        <w:t xml:space="preserve">Más extrema aún es la diferencia entre </w:t>
      </w:r>
      <w:ins w:id="621" w:author="Carolina Vera" w:date="2018-03-01T11:43:00Z">
        <w:r>
          <w:rPr>
            <w:lang w:val="es-ES"/>
          </w:rPr>
          <w:t xml:space="preserve">los casos de </w:t>
        </w:r>
      </w:ins>
      <w:r>
        <w:rPr>
          <w:lang w:val="es-ES"/>
          <w:rPrChange w:id="0" w:author="Carolina Vera" w:date="2018-02-28T15:59:00Z"/>
        </w:rPr>
        <w:t xml:space="preserve">septiembre de 2000 y octubre de 2003. Ambos </w:t>
      </w:r>
      <w:del w:id="623" w:author="Carolina Vera" w:date="2018-03-01T11:43:00Z">
        <w:r>
          <w:rPr>
            <w:lang w:val="es-ES"/>
          </w:rPr>
          <w:delText xml:space="preserve">meses </w:delText>
        </w:r>
      </w:del>
      <w:r>
        <w:rPr>
          <w:lang w:val="es-ES"/>
          <w:rPrChange w:id="0" w:author="Carolina Vera" w:date="2018-02-28T15:59:00Z"/>
        </w:rPr>
        <w:t xml:space="preserve">tienen métricas de amplitud similares tanto en media como en máxima y una extensión vertical de la QS3 similar. No obstante, la QS3 </w:t>
      </w:r>
      <w:ins w:id="625" w:author="Carolina Vera" w:date="2018-03-01T11:43:00Z">
        <w:r>
          <w:rPr>
            <w:lang w:val="es-ES"/>
          </w:rPr>
          <w:t xml:space="preserve">en 300 hPa </w:t>
        </w:r>
      </w:ins>
      <w:r>
        <w:rPr>
          <w:lang w:val="es-ES"/>
          <w:rPrChange w:id="0" w:author="Carolina Vera" w:date="2018-02-28T15:59:00Z"/>
        </w:rPr>
        <w:t>de octubre de 2003 es apenas distinguible en comparación con septiembre de 2000.</w:t>
      </w:r>
    </w:p>
    <w:p>
      <w:pPr>
        <w:pStyle w:val="TextBody"/>
        <w:rPr>
          <w:lang w:val="es-ES"/>
        </w:rPr>
      </w:pPr>
      <w:r>
        <w:rPr>
          <w:lang w:val="es-ES"/>
          <w:rPrChange w:id="0" w:author="Carolina Vera" w:date="2018-02-28T15:59:00Z"/>
        </w:rPr>
        <w:t>Estos casos ilustran</w:t>
      </w:r>
      <w:ins w:id="628" w:author="Carolina Vera" w:date="2018-03-01T11:43:00Z">
        <w:r>
          <w:rPr>
            <w:lang w:val="es-ES"/>
          </w:rPr>
          <w:t xml:space="preserve"> entonces</w:t>
        </w:r>
      </w:ins>
      <w:r>
        <w:rPr>
          <w:lang w:val="es-ES"/>
          <w:rPrChange w:id="0" w:author="Carolina Vera" w:date="2018-02-28T15:59:00Z"/>
        </w:rPr>
        <w:t xml:space="preserve"> la diversidad de situaciones en que se puede desarrollar la QS3 y las limitaciones que un estudio dinámico-estadístico como el que sigue, puede tener. Algunos problemas son inherentes a cualquier intento de representar una estructura con variabilidad espacial a partir de un sólo número o indicador y otros están relacionados con la limitación de la descomposición de Fourier que trata toda onda como una onda planetaria con igual estructura a lo largo de todo un círculo de latitud.</w:t>
      </w:r>
    </w:p>
    <w:p>
      <w:pPr>
        <w:pStyle w:val="FigurewithCaption"/>
        <w:rPr/>
      </w:pPr>
      <w:r>
        <w:rPr/>
        <w:drawing>
          <wp:inline distT="0" distB="0" distL="0" distR="0">
            <wp:extent cx="5334000" cy="3501390"/>
            <wp:effectExtent l="0" t="0" r="0" b="0"/>
            <wp:docPr id="16" name="Image15" descr="Valores de correlación entre la amplitud máxima y media, ambas computadas sobre el período 1985-2015. La línea sólida representa un suavizado utilizando LOESS y la línea punteada es la lína 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Valores de correlación entre la amplitud máxima y media, ambas computadas sobre el período 1985-2015. La línea sólida representa un suavizado utilizando LOESS y la línea punteada es la lína x = y."/>
                    <pic:cNvPicPr>
                      <a:picLocks noChangeAspect="1" noChangeArrowheads="1"/>
                    </pic:cNvPicPr>
                  </pic:nvPicPr>
                  <pic:blipFill>
                    <a:blip r:embed="rId17"/>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Valores de correlación entre la amplitud máxima y media, ambas computadas sobre el período 1985-2015. La línea sólida representa un suavizado utilizando LOESS y la línea punteada es la lína x = y.</w:t>
      </w:r>
    </w:p>
    <w:p>
      <w:pPr>
        <w:pStyle w:val="TextBody"/>
        <w:rPr>
          <w:lang w:val="es-ES"/>
        </w:rPr>
      </w:pPr>
      <w:ins w:id="631" w:author="Carolina Vera" w:date="2018-03-01T11:44:00Z">
        <w:r>
          <w:rPr>
            <w:lang w:val="es-ES"/>
          </w:rPr>
          <w:t>Cabe aclarar además que e</w:t>
        </w:r>
      </w:ins>
      <w:del w:id="632" w:author="Carolina Vera" w:date="2018-03-01T11:44:00Z">
        <w:r>
          <w:rPr>
            <w:lang w:val="es-ES"/>
          </w:rPr>
          <w:delText>E</w:delText>
        </w:r>
      </w:del>
      <w:r>
        <w:rPr>
          <w:lang w:val="es-ES"/>
          <w:rPrChange w:id="0" w:author="Carolina Vera" w:date="2018-02-28T15:59:00Z"/>
        </w:rPr>
        <w:t>stos 9 casos fueron seleccionados específicamente para ilustrar estas limitaciones y no son necesariamente representativos de la totalidad de casos posibles. Como se muestra en la , la amplitud media y la máxima tienen una relación lineal con un coeficiente alto de correlación asociado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lang w:val="es-ES"/>
          <w:rPrChange w:id="0" w:author="Carolina Vera" w:date="2018-02-28T15:59:00Z"/>
        </w:rPr>
        <w:t>). Debido a esto, a fines estadísticos la elección de una u otra métrica no tendría, en promedio, una influencia importante (aunque podría tenerla en casos individuales, como lo ilustraron los casos previos).</w:t>
      </w:r>
    </w:p>
    <w:p>
      <w:pPr>
        <w:pStyle w:val="TextBody"/>
        <w:rPr>
          <w:lang w:val="es-ES"/>
        </w:rPr>
      </w:pPr>
      <w:r>
        <w:rPr>
          <w:lang w:val="es-ES"/>
          <w:rPrChange w:id="0" w:author="Carolina Vera" w:date="2018-02-28T15:59:00Z"/>
        </w:rPr>
        <w:t xml:space="preserve">A partir de esta discusión, se definió </w:t>
      </w:r>
      <w:del w:id="636" w:author="Carolina Vera" w:date="2018-03-01T11:45:00Z">
        <w:r>
          <w:rPr>
            <w:lang w:val="es-ES"/>
          </w:rPr>
          <w:delText xml:space="preserve">como </w:delText>
        </w:r>
      </w:del>
      <w:ins w:id="637" w:author="Carolina Vera" w:date="2018-03-01T11:45:00Z">
        <w:r>
          <w:rPr>
            <w:lang w:val="es-ES"/>
          </w:rPr>
          <w:t xml:space="preserve">un </w:t>
        </w:r>
      </w:ins>
      <w:r>
        <w:rPr>
          <w:lang w:val="es-ES"/>
          <w:rPrChange w:id="0" w:author="Carolina Vera" w:date="2018-02-28T15:59:00Z"/>
        </w:rPr>
        <w:t>índice de la QS3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w:t>
      </w:r>
      <w:ins w:id="640" w:author="Carolina Vera" w:date="2018-03-01T11:45:00Z">
        <w:r>
          <w:rPr>
            <w:lang w:val="es-ES"/>
          </w:rPr>
          <w:t xml:space="preserve">como </w:t>
        </w:r>
      </w:ins>
      <w:r>
        <w:rPr>
          <w:lang w:val="es-ES"/>
          <w:rPrChange w:id="0" w:author="Carolina Vera" w:date="2018-02-28T15:59:00Z"/>
        </w:rPr>
        <w:t xml:space="preserve">el promedio </w:t>
      </w:r>
      <w:ins w:id="642" w:author="Carolina Vera" w:date="2018-03-01T11:46:00Z">
        <w:r>
          <w:rPr>
            <w:lang w:val="es-ES"/>
          </w:rPr>
          <w:t xml:space="preserve">espacial </w:t>
        </w:r>
      </w:ins>
      <w:r>
        <w:rPr>
          <w:lang w:val="es-ES"/>
          <w:rPrChange w:id="0" w:author="Carolina Vera" w:date="2018-02-28T15:59:00Z"/>
        </w:rPr>
        <w:t xml:space="preserve">de la amplitud </w:t>
      </w:r>
      <w:ins w:id="644" w:author="Carolina Vera" w:date="2018-03-01T11:46:00Z">
        <w:r>
          <w:rPr>
            <w:lang w:val="es-ES"/>
          </w:rPr>
          <w:t xml:space="preserve">(computada a partir de cada media mensual) </w:t>
        </w:r>
      </w:ins>
      <w:r>
        <w:rPr>
          <w:lang w:val="es-ES"/>
          <w:rPrChange w:id="0" w:author="Carolina Vera" w:date="2018-02-28T15:59:00Z"/>
        </w:rPr>
        <w:t>entre 65°S y 40°S y entre 700hPa y 100hPa.</w:t>
      </w:r>
    </w:p>
    <w:p>
      <w:pPr>
        <w:pStyle w:val="TextBody"/>
        <w:rPr/>
      </w:pPr>
      <w:r>
        <w:rPr>
          <w:lang w:val="es-ES"/>
          <w:rPrChange w:id="0" w:author="Carolina Vera" w:date="2018-02-28T15:59:00Z"/>
        </w:rPr>
        <w:t xml:space="preserve">El ciclo anual 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se muestra en la Figura  a través de boxplots de los </w:t>
      </w:r>
      <w:ins w:id="648" w:author="Carolina Vera" w:date="2018-03-01T11:46:00Z">
        <w:r>
          <w:rPr>
            <w:lang w:val="es-ES"/>
          </w:rPr>
          <w:t>corres</w:t>
        </w:r>
      </w:ins>
      <w:ins w:id="649" w:author="Carolina Vera" w:date="2018-03-01T11:47:00Z">
        <w:r>
          <w:rPr>
            <w:lang w:val="es-ES"/>
          </w:rPr>
          <w:t xml:space="preserve">pondientes </w:t>
        </w:r>
      </w:ins>
      <w:r>
        <w:rPr>
          <w:lang w:val="es-ES"/>
          <w:rPrChange w:id="0" w:author="Carolina Vera" w:date="2018-02-28T15:59:00Z"/>
        </w:rPr>
        <w:t xml:space="preserve">valores mensuales individuales. Los valores mayores de amplitud se dan en agosto y los mínimos en diciembre, y la variabilidad sigue un ciclo similar. Este ciclo anual es consistente con </w:t>
      </w:r>
      <w:del w:id="651" w:author="Carolina Vera" w:date="2018-03-01T11:47:00Z">
        <w:r>
          <w:rPr>
            <w:lang w:val="es-ES"/>
          </w:rPr>
          <w:delText>las climatologías</w:delText>
        </w:r>
      </w:del>
      <w:ins w:id="652" w:author="Carolina Vera" w:date="2018-03-01T11:47:00Z">
        <w:r>
          <w:rPr>
            <w:lang w:val="es-ES"/>
          </w:rPr>
          <w:t>trabajos</w:t>
        </w:r>
      </w:ins>
      <w:r>
        <w:rPr>
          <w:lang w:val="es-ES"/>
          <w:rPrChange w:id="0" w:author="Carolina Vera" w:date="2018-02-28T15:59:00Z"/>
        </w:rPr>
        <w:t xml:space="preserve"> previ</w:t>
      </w:r>
      <w:ins w:id="654" w:author="Carolina Vera" w:date="2018-03-01T11:47:00Z">
        <w:r>
          <w:rPr>
            <w:lang w:val="es-ES"/>
          </w:rPr>
          <w:t>o</w:t>
        </w:r>
      </w:ins>
      <w:del w:id="655" w:author="Carolina Vera" w:date="2018-03-01T11:47:00Z">
        <w:r>
          <w:rPr>
            <w:lang w:val="es-ES"/>
          </w:rPr>
          <w:delText>a</w:delText>
        </w:r>
      </w:del>
      <w:r>
        <w:rPr>
          <w:lang w:val="es-ES"/>
          <w:rPrChange w:id="0" w:author="Carolina Vera" w:date="2018-02-28T15:59:00Z"/>
        </w:rPr>
        <w:t>s (</w:t>
      </w:r>
      <w:del w:id="657" w:author="Carolina Vera" w:date="2018-03-01T11:10:00Z">
        <w:r>
          <w:rPr>
            <w:lang w:val="es-ES"/>
          </w:rPr>
          <w:delText>Loon y Jenne, Roy</w:delText>
        </w:r>
      </w:del>
      <w:ins w:id="658" w:author="Carolina Vera" w:date="2018-03-01T11:11:00Z">
        <w:r>
          <w:rPr>
            <w:lang w:val="es-ES"/>
          </w:rPr>
          <w:t>v</w:t>
        </w:r>
      </w:ins>
      <w:ins w:id="659" w:author="Carolina Vera" w:date="2018-03-01T11:10:00Z">
        <w:r>
          <w:rPr>
            <w:lang w:val="es-ES"/>
          </w:rPr>
          <w:t>an Loon y Jenne</w:t>
        </w:r>
      </w:ins>
      <w:r>
        <w:rPr>
          <w:lang w:val="es-ES"/>
          <w:rPrChange w:id="0" w:author="Carolina Vera" w:date="2018-02-28T15:59:00Z"/>
        </w:rPr>
        <w:t xml:space="preserve">, </w:t>
      </w:r>
      <w:hyperlink w:anchor="ref-Loon1972">
        <w:r>
          <w:rPr>
            <w:rStyle w:val="InternetLink"/>
            <w:lang w:val="es-ES"/>
          </w:rPr>
          <w:t>1972</w:t>
        </w:r>
      </w:hyperlink>
      <w:r>
        <w:rPr>
          <w:lang w:val="es-ES"/>
          <w:rPrChange w:id="0" w:author="Carolina Vera" w:date="2018-02-28T15:59:00Z"/>
        </w:rPr>
        <w:t xml:space="preserve">; Karoly, </w:t>
      </w:r>
      <w:hyperlink w:anchor="ref-Karoly1985">
        <w:r>
          <w:rPr>
            <w:rStyle w:val="InternetLink"/>
            <w:lang w:val="es-ES"/>
          </w:rPr>
          <w:t>1985</w:t>
        </w:r>
      </w:hyperlink>
      <w:r>
        <w:rPr>
          <w:lang w:val="es-ES"/>
          <w:rPrChange w:id="0" w:author="Carolina Vera" w:date="2018-02-28T15:59:00Z"/>
        </w:rPr>
        <w:t xml:space="preserve">; Raphael, </w:t>
      </w:r>
      <w:hyperlink w:anchor="ref-Raphael2004">
        <w:r>
          <w:rPr>
            <w:rStyle w:val="InternetLink"/>
            <w:lang w:val="es-ES"/>
          </w:rPr>
          <w:t>2004</w:t>
        </w:r>
      </w:hyperlink>
      <w:r>
        <w:rPr>
          <w:lang w:val="es-ES"/>
          <w:rPrChange w:id="0" w:author="Carolina Vera" w:date="2018-02-28T15:59:00Z"/>
        </w:rPr>
        <w:t xml:space="preserve">). Se nota que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no es mínimo en los meses de primavera, en contraste con lo observado en el análisis climatológico () y los campos reconstruidos (). Esta aparente contradicción surge, como se verá más adelante, en la falta de considerar también la fase de la QS3 ().</w:t>
      </w:r>
    </w:p>
    <w:p>
      <w:pPr>
        <w:pStyle w:val="TextBody"/>
        <w:rPr/>
      </w:pPr>
      <w:r>
        <w:rPr/>
        <w:drawing>
          <wp:inline distT="0" distB="0" distL="0" distR="0">
            <wp:extent cx="5334000" cy="3501390"/>
            <wp:effectExtent l="0" t="0" r="0" b="0"/>
            <wp:docPr id="17" name="Image16" descr="Índice 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Índice I_3"/>
                    <pic:cNvPicPr>
                      <a:picLocks noChangeAspect="1" noChangeArrowheads="1"/>
                    </pic:cNvPicPr>
                  </pic:nvPicPr>
                  <pic:blipFill>
                    <a:blip r:embed="rId18"/>
                    <a:stretch>
                      <a:fillRect/>
                    </a:stretch>
                  </pic:blipFill>
                  <pic:spPr bwMode="auto">
                    <a:xfrm>
                      <a:off x="0" y="0"/>
                      <a:ext cx="5334000" cy="3501390"/>
                    </a:xfrm>
                    <a:prstGeom prst="rect">
                      <a:avLst/>
                    </a:prstGeom>
                  </pic:spPr>
                </pic:pic>
              </a:graphicData>
            </a:graphic>
          </wp:inline>
        </w:drawing>
      </w:r>
      <w:r>
        <w:rPr/>
        <w:drawing>
          <wp:inline distT="0" distB="0" distL="0" distR="0">
            <wp:extent cx="5334000" cy="3501390"/>
            <wp:effectExtent l="0" t="0" r="0" b="0"/>
            <wp:docPr id="18" name="Image17" descr="Índice 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Índice I_3"/>
                    <pic:cNvPicPr>
                      <a:picLocks noChangeAspect="1" noChangeArrowheads="1"/>
                    </pic:cNvPicPr>
                  </pic:nvPicPr>
                  <pic:blipFill>
                    <a:blip r:embed="rId19"/>
                    <a:stretch>
                      <a:fillRect/>
                    </a:stretch>
                  </pic:blipFill>
                  <pic:spPr bwMode="auto">
                    <a:xfrm>
                      <a:off x="0" y="0"/>
                      <a:ext cx="5334000" cy="3501390"/>
                    </a:xfrm>
                    <a:prstGeom prst="rect">
                      <a:avLst/>
                    </a:prstGeom>
                  </pic:spPr>
                </pic:pic>
              </a:graphicData>
            </a:graphic>
          </wp:inline>
        </w:drawing>
      </w:r>
    </w:p>
    <w:p>
      <w:pPr>
        <w:pStyle w:val="TextBody"/>
        <w:rPr>
          <w:lang w:val="es-ES"/>
        </w:rPr>
      </w:pPr>
      <w:r>
        <w:rPr>
          <w:lang w:val="es-ES"/>
          <w:rPrChange w:id="0" w:author="Carolina Vera" w:date="2018-02-28T15:59:00Z"/>
        </w:rPr>
        <w:t xml:space="preserve">La serie temporal 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se muestra en la Figura . La serie exhibe tanto variaciones interanuales como subanuales de la amplitud. Además, se observan </w:t>
      </w:r>
      <w:del w:id="667" w:author="Leandro" w:date="2018-03-02T14:33:00Z">
        <w:r>
          <w:rPr>
            <w:lang w:val="es-ES"/>
          </w:rPr>
          <w:delText xml:space="preserve">series </w:delText>
        </w:r>
      </w:del>
      <w:r>
        <w:rPr>
          <w:lang w:val="es-ES"/>
          <w:rPrChange w:id="0" w:author="Carolina Vera" w:date="2018-02-28T15:59:00Z"/>
        </w:rPr>
        <w:t>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TextBody"/>
        <w:rPr>
          <w:lang w:val="es-ES"/>
        </w:rPr>
      </w:pPr>
      <w:r>
        <w:rPr>
          <w:lang w:val="es-ES"/>
          <w:rPrChange w:id="0" w:author="Carolina Vera" w:date="2018-02-28T15:59:00Z"/>
        </w:rPr>
        <w:t xml:space="preserve">Un análisis de wavelets de la </w:t>
      </w:r>
      <w:ins w:id="670" w:author="Carolina Vera" w:date="2018-03-01T11:49:00Z">
        <w:r>
          <w:rPr>
            <w:lang w:val="es-ES"/>
          </w:rPr>
          <w:t xml:space="preserve">serie de anomalías de </w:t>
        </w:r>
      </w:ins>
      <w:ins w:id="671" w:author="Carolina Vera" w:date="2018-03-01T11:49:00Z">
        <w:r>
          <w:rPr>
            <w:i/>
            <w:lang w:val="es-ES"/>
          </w:rPr>
          <w:t>I</w:t>
        </w:r>
      </w:ins>
      <w:ins w:id="672" w:author="Carolina Vera" w:date="2018-03-01T11:49:00Z">
        <w:r>
          <w:rPr>
            <w:i/>
            <w:vertAlign w:val="subscript"/>
            <w:lang w:val="es-ES"/>
          </w:rPr>
          <w:t>3</w:t>
        </w:r>
      </w:ins>
      <w:ins w:id="673" w:author="Carolina Vera" w:date="2018-03-01T11:49:00Z">
        <w:r>
          <w:rPr>
            <w:lang w:val="es-ES"/>
          </w:rPr>
          <w:t xml:space="preserve"> </w:t>
        </w:r>
      </w:ins>
      <w:del w:id="674" w:author="Carolina Vera" w:date="2018-03-01T11:49:00Z">
        <w:r>
          <w:rPr>
            <w:lang w:val="es-ES"/>
          </w:rPr>
          <w:delText xml:space="preserve">amplitud </w:delText>
        </w:r>
      </w:del>
      <w:r>
        <w:rPr>
          <w:lang w:val="es-ES"/>
          <w:rPrChange w:id="0" w:author="Carolina Vera" w:date="2018-02-28T15:59:00Z"/>
        </w:rPr>
        <w:t>(</w:t>
      </w:r>
      <w:ins w:id="676" w:author="Carolina Vera" w:date="2018-03-01T11:49:00Z">
        <w:r>
          <w:rPr>
            <w:lang w:val="es-ES"/>
          </w:rPr>
          <w:t>definidas a partir de la</w:t>
        </w:r>
      </w:ins>
      <w:ins w:id="677" w:author="Carolina Vera" w:date="2018-03-01T11:50:00Z">
        <w:r>
          <w:rPr>
            <w:lang w:val="es-ES"/>
          </w:rPr>
          <w:t xml:space="preserve"> </w:t>
        </w:r>
      </w:ins>
      <w:del w:id="678" w:author="Carolina Vera" w:date="2018-03-01T11:50:00Z">
        <w:r>
          <w:rPr>
            <w:lang w:val="es-ES"/>
          </w:rPr>
          <w:delText>previa eliminación</w:delText>
        </w:r>
      </w:del>
      <w:ins w:id="679" w:author="Carolina Vera" w:date="2018-03-01T11:50:00Z">
        <w:r>
          <w:rPr>
            <w:lang w:val="es-ES"/>
          </w:rPr>
          <w:t>remoción</w:t>
        </w:r>
      </w:ins>
      <w:r>
        <w:rPr>
          <w:lang w:val="es-ES"/>
          <w:rPrChange w:id="0" w:author="Carolina Vera" w:date="2018-02-28T15:59:00Z"/>
        </w:rPr>
        <w:t xml:space="preserve"> del ciclo anual) presenta picos alrededor de 3, 12 y 24 meses, aunque ninguno es estadísticamente </w:t>
      </w:r>
      <w:commentRangeStart w:id="29"/>
      <w:r>
        <w:rPr>
          <w:lang w:val="es-ES"/>
          <w:rPrChange w:id="0" w:author="Carolina Vera" w:date="2018-02-28T15:59:00Z"/>
        </w:rPr>
        <w:t xml:space="preserve">significativo </w:t>
      </w:r>
      <w:r>
        <w:rPr>
          <w:lang w:val="es-ES"/>
        </w:rPr>
      </w:r>
      <w:commentRangeEnd w:id="29"/>
      <w:r>
        <w:commentReference w:id="29"/>
      </w:r>
      <w:r>
        <w:rPr>
          <w:lang w:val="es-ES"/>
          <w:rPrChange w:id="0" w:author="Carolina Vera" w:date="2018-02-28T15:59:00Z"/>
        </w:rPr>
        <w:t>(no se muestra). Raphael (</w:t>
      </w:r>
      <w:hyperlink w:anchor="ref-Raphael2004">
        <w:r>
          <w:rPr>
            <w:rStyle w:val="InternetLink"/>
            <w:lang w:val="es-ES"/>
          </w:rPr>
          <w:t>2004</w:t>
        </w:r>
      </w:hyperlink>
      <w:r>
        <w:rPr>
          <w:lang w:val="es-ES"/>
          <w:rPrChange w:id="0" w:author="Carolina Vera" w:date="2018-02-28T15:59:00Z"/>
        </w:rPr>
        <w:t>), también utilizando wavelets en el perí</w:t>
      </w:r>
      <w:ins w:id="684" w:author="Carolina Vera" w:date="2018-03-01T11:52:00Z">
        <w:r>
          <w:rPr>
            <w:lang w:val="es-ES"/>
          </w:rPr>
          <w:t>o</w:t>
        </w:r>
      </w:ins>
      <w:r>
        <w:rPr>
          <w:lang w:val="es-ES"/>
          <w:rPrChange w:id="0" w:author="Carolina Vera" w:date="2018-02-28T15:59:00Z"/>
        </w:rPr>
        <w:t xml:space="preserve">do 1958-2001, encontró que su índice de actividad de la QS3 </w:t>
      </w:r>
      <w:ins w:id="686" w:author="Carolina Vera" w:date="2018-03-01T11:50:00Z">
        <w:r>
          <w:rPr>
            <w:lang w:val="es-ES"/>
          </w:rPr>
          <w:t xml:space="preserve">(discutido en el capítulo 2) </w:t>
        </w:r>
      </w:ins>
      <w:commentRangeStart w:id="30"/>
      <w:r>
        <w:rPr>
          <w:lang w:val="es-ES"/>
          <w:rPrChange w:id="0" w:author="Carolina Vera" w:date="2018-02-28T15:59:00Z"/>
        </w:rPr>
        <w:t>m</w:t>
      </w:r>
      <w:ins w:id="688" w:author="Carolina Vera" w:date="2018-03-01T11:50:00Z">
        <w:r>
          <w:rPr>
            <w:lang w:val="es-ES"/>
          </w:rPr>
          <w:t>uestra</w:t>
        </w:r>
      </w:ins>
      <w:del w:id="689" w:author="Carolina Vera" w:date="2018-03-01T11:50:00Z">
        <w:r>
          <w:rPr>
            <w:lang w:val="es-ES"/>
          </w:rPr>
          <w:delText>ostraba</w:delText>
        </w:r>
      </w:del>
      <w:r>
        <w:rPr>
          <w:lang w:val="es-ES"/>
        </w:rPr>
      </w:r>
      <w:commentRangeEnd w:id="30"/>
      <w:r>
        <w:commentReference w:id="30"/>
      </w:r>
      <w:r>
        <w:rPr>
          <w:lang w:val="es-ES"/>
          <w:rPrChange w:id="0" w:author="Carolina Vera" w:date="2018-02-28T15:59:00Z"/>
        </w:rPr>
        <w:t xml:space="preserve"> variabilidad importante </w:t>
      </w:r>
      <w:del w:id="691" w:author="Carolina Vera" w:date="2018-03-01T11:52:00Z">
        <w:r>
          <w:rPr>
            <w:lang w:val="es-ES"/>
          </w:rPr>
          <w:delText xml:space="preserve">de </w:delText>
        </w:r>
      </w:del>
      <w:r>
        <w:rPr>
          <w:lang w:val="es-ES"/>
          <w:rPrChange w:id="0" w:author="Carolina Vera" w:date="2018-02-28T15:59:00Z"/>
        </w:rPr>
        <w:t>entre 4 y 12 años, algo que no se encont</w:t>
      </w:r>
      <w:ins w:id="693" w:author="Carolina Vera" w:date="2018-03-01T11:52:00Z">
        <w:r>
          <w:rPr>
            <w:lang w:val="es-ES"/>
          </w:rPr>
          <w:t>r</w:t>
        </w:r>
      </w:ins>
      <w:r>
        <w:rPr>
          <w:lang w:val="es-ES"/>
          <w:rPrChange w:id="0" w:author="Carolina Vera" w:date="2018-02-28T15:59:00Z"/>
        </w:rPr>
        <w:t xml:space="preserve">ó en este estudio, quizás porque ambos índices capturan diferentes características o porque los períodos </w:t>
      </w:r>
      <w:ins w:id="695" w:author="Carolina Vera" w:date="2018-03-01T11:52:00Z">
        <w:r>
          <w:rPr>
            <w:lang w:val="es-ES"/>
          </w:rPr>
          <w:t xml:space="preserve">de los datos </w:t>
        </w:r>
      </w:ins>
      <w:r>
        <w:rPr>
          <w:lang w:val="es-ES"/>
          <w:rPrChange w:id="0" w:author="Carolina Vera" w:date="2018-02-28T15:59:00Z"/>
        </w:rPr>
        <w:t>analizados son distintos.</w:t>
      </w:r>
    </w:p>
    <w:p>
      <w:pPr>
        <w:pStyle w:val="Heading2"/>
        <w:rPr>
          <w:lang w:val="es-ES"/>
        </w:rPr>
      </w:pPr>
      <w:bookmarkStart w:id="20" w:name="fase"/>
      <w:bookmarkEnd w:id="20"/>
      <w:r>
        <w:rPr>
          <w:lang w:val="es-ES"/>
          <w:rPrChange w:id="0" w:author="Carolina Vera" w:date="2018-02-28T15:59:00Z"/>
        </w:rPr>
        <w:t>Fase</w:t>
      </w:r>
    </w:p>
    <w:p>
      <w:pPr>
        <w:pStyle w:val="FirstParagraph"/>
        <w:rPr>
          <w:lang w:val="es-ES"/>
        </w:rPr>
      </w:pPr>
      <w:r>
        <w:rPr>
          <w:lang w:val="es-ES"/>
          <w:rPrChange w:id="0" w:author="Carolina Vera" w:date="2018-02-28T15:59:00Z"/>
        </w:rPr>
        <w:t>Resulta evidente que además de la amplitud, las ondas planetarias se caracterizan por su fase. Los resultados de trabajos previos incluidos en la Introducción (como por ejemplo los de Trenberth y Mo (</w:t>
      </w:r>
      <w:hyperlink w:anchor="ref-Trenberth1985">
        <w:r>
          <w:rPr>
            <w:rStyle w:val="InternetLink"/>
            <w:lang w:val="es-ES"/>
          </w:rPr>
          <w:t>1985</w:t>
        </w:r>
      </w:hyperlink>
      <w:r>
        <w:rPr>
          <w:lang w:val="es-ES"/>
          <w:rPrChange w:id="0" w:author="Carolina Vera" w:date="2018-02-28T15:59:00Z"/>
        </w:rPr>
        <w:t xml:space="preserve">)) y así como los de las secciones anteriores muestran que la </w:t>
      </w:r>
      <w:ins w:id="700" w:author="Carolina Vera" w:date="2018-03-01T12:31:00Z">
        <w:r>
          <w:rPr>
            <w:lang w:val="es-ES"/>
          </w:rPr>
          <w:t xml:space="preserve">fase de la </w:t>
        </w:r>
      </w:ins>
      <w:r>
        <w:rPr>
          <w:lang w:val="es-ES"/>
          <w:rPrChange w:id="0" w:author="Carolina Vera" w:date="2018-02-28T15:59:00Z"/>
        </w:rPr>
        <w:t>QS3 puede presentar cambios importantes</w:t>
      </w:r>
      <w:del w:id="702" w:author="Carolina Vera" w:date="2018-03-01T12:31:00Z">
        <w:r>
          <w:rPr>
            <w:lang w:val="es-ES"/>
          </w:rPr>
          <w:delText xml:space="preserve"> en la fase</w:delText>
        </w:r>
      </w:del>
      <w:r>
        <w:rPr>
          <w:lang w:val="es-ES"/>
          <w:rPrChange w:id="0" w:author="Carolina Vera" w:date="2018-02-28T15:59:00Z"/>
        </w:rPr>
        <w:t>.</w:t>
      </w:r>
      <w:ins w:id="704" w:author="Carolina Vera" w:date="2018-03-01T12:31:00Z">
        <w:r>
          <w:rPr>
            <w:lang w:val="es-ES"/>
          </w:rPr>
          <w:t xml:space="preserve"> En este trabajo se </w:t>
        </w:r>
      </w:ins>
    </w:p>
    <w:p>
      <w:pPr>
        <w:pStyle w:val="FirstParagraph"/>
        <w:pPrChange w:id="0" w:author="Carolina Vera" w:date="2018-03-01T12:31:00Z"/>
        <w:rPr/>
      </w:pPr>
      <w:del w:id="705" w:author="Carolina Vera" w:date="2018-03-01T12:31:00Z">
        <w:r>
          <w:rPr>
            <w:lang w:val="es-ES"/>
          </w:rPr>
          <w:delText>La fase de la QS3 se</w:delText>
        </w:r>
      </w:del>
      <w:ins w:id="706" w:author="Carolina Vera" w:date="2018-03-01T12:31:00Z">
        <w:r>
          <w:rPr>
            <w:lang w:val="es-ES"/>
          </w:rPr>
          <w:t>la</w:t>
        </w:r>
      </w:ins>
      <w:r>
        <w:rPr>
          <w:lang w:val="es-ES"/>
          <w:rPrChange w:id="0" w:author="Carolina Vera" w:date="2018-02-28T15:59:00Z"/>
        </w:rPr>
        <w:t xml:space="preserve"> definió para cada mes </w:t>
      </w:r>
      <w:del w:id="708" w:author="Leandro" w:date="2018-03-02T14:36:00Z">
        <w:r>
          <w:rPr>
            <w:lang w:val="es-ES"/>
          </w:rPr>
          <w:delText xml:space="preserve">como </w:delText>
        </w:r>
      </w:del>
      <w:r>
        <w:rPr>
          <w:lang w:val="es-ES"/>
          <w:rPrChange w:id="0" w:author="Carolina Vera" w:date="2018-02-28T15:59:00Z"/>
        </w:rPr>
        <w:t xml:space="preserve">la fase promedio dentro de </w:t>
      </w:r>
      <w:ins w:id="710" w:author="Carolina Vera" w:date="2018-03-01T12:15:00Z">
        <w:r>
          <w:rPr>
            <w:lang w:val="es-ES"/>
          </w:rPr>
          <w:t>un</w:t>
        </w:r>
      </w:ins>
      <w:del w:id="711" w:author="Carolina Vera" w:date="2018-03-01T12:15:00Z">
        <w:r>
          <w:rPr>
            <w:lang w:val="es-ES"/>
          </w:rPr>
          <w:delText>l</w:delText>
        </w:r>
      </w:del>
      <w:r>
        <w:rPr>
          <w:lang w:val="es-ES"/>
          <w:rPrChange w:id="0" w:author="Carolina Vera" w:date="2018-02-28T15:59:00Z"/>
        </w:rPr>
        <w:t>a región de interés</w:t>
      </w:r>
      <w:ins w:id="713" w:author="Carolina Vera" w:date="2018-03-01T12:15:00Z">
        <w:r>
          <w:rPr>
            <w:lang w:val="es-ES"/>
          </w:rPr>
          <w:t xml:space="preserve">. </w:t>
        </w:r>
      </w:ins>
      <w:del w:id="714" w:author="Carolina Vera" w:date="2018-03-01T12:15:00Z">
        <w:r>
          <w:rPr>
            <w:lang w:val="es-ES"/>
          </w:rPr>
          <w:delText xml:space="preserve"> y d</w:delText>
        </w:r>
      </w:del>
      <w:ins w:id="715" w:author="Carolina Vera" w:date="2018-03-01T12:32:00Z">
        <w:r>
          <w:rPr>
            <w:lang w:val="es-ES"/>
          </w:rPr>
          <w:t>Asimismo, d</w:t>
        </w:r>
      </w:ins>
      <w:r>
        <w:rPr>
          <w:lang w:val="es-ES"/>
          <w:rPrChange w:id="0" w:author="Carolina Vera" w:date="2018-02-28T15:59:00Z"/>
        </w:rPr>
        <w:t xml:space="preserve">e manera </w:t>
      </w:r>
      <w:ins w:id="717" w:author="Carolina Vera" w:date="2018-03-01T12:15:00Z">
        <w:r>
          <w:rPr>
            <w:lang w:val="es-ES"/>
          </w:rPr>
          <w:t>de</w:t>
        </w:r>
      </w:ins>
      <w:del w:id="718" w:author="Carolina Vera" w:date="2018-03-01T12:15:00Z">
        <w:r>
          <w:rPr>
            <w:lang w:val="es-ES"/>
          </w:rPr>
          <w:delText>que</w:delText>
        </w:r>
      </w:del>
      <w:r>
        <w:rPr>
          <w:lang w:val="es-ES"/>
          <w:rPrChange w:id="0" w:author="Carolina Vera" w:date="2018-02-28T15:59:00Z"/>
        </w:rPr>
        <w:t xml:space="preserve"> </w:t>
      </w:r>
      <w:ins w:id="720" w:author="Carolina Vera" w:date="2018-03-01T12:15:00Z">
        <w:r>
          <w:rPr>
            <w:lang w:val="es-ES"/>
          </w:rPr>
          <w:t>describir</w:t>
        </w:r>
      </w:ins>
      <w:del w:id="721" w:author="Carolina Vera" w:date="2018-03-01T12:15:00Z">
        <w:r>
          <w:rPr>
            <w:lang w:val="es-ES"/>
          </w:rPr>
          <w:delText>represente</w:delText>
        </w:r>
      </w:del>
      <w:ins w:id="722" w:author="Carolina Vera" w:date="2018-03-01T12:15:00Z">
        <w:r>
          <w:rPr>
            <w:lang w:val="es-ES"/>
          </w:rPr>
          <w:t xml:space="preserve"> </w:t>
        </w:r>
      </w:ins>
      <w:ins w:id="723" w:author="Carolina Vera" w:date="2018-03-01T12:32:00Z">
        <w:r>
          <w:rPr>
            <w:lang w:val="es-ES"/>
          </w:rPr>
          <w:t xml:space="preserve">en particular </w:t>
        </w:r>
      </w:ins>
      <w:ins w:id="724" w:author="Carolina Vera" w:date="2018-03-01T12:15:00Z">
        <w:r>
          <w:rPr>
            <w:lang w:val="es-ES"/>
          </w:rPr>
          <w:t xml:space="preserve">el comportamiento de </w:t>
        </w:r>
      </w:ins>
      <w:ins w:id="725" w:author="Carolina Vera" w:date="2018-03-01T12:32:00Z">
        <w:r>
          <w:rPr>
            <w:lang w:val="es-ES"/>
          </w:rPr>
          <w:t xml:space="preserve">la fase de la </w:t>
        </w:r>
      </w:ins>
      <w:ins w:id="726" w:author="Carolina Vera" w:date="2018-03-01T12:15:00Z">
        <w:r>
          <w:rPr>
            <w:lang w:val="es-ES"/>
          </w:rPr>
          <w:t xml:space="preserve">QS3 en la vecindad de </w:t>
        </w:r>
      </w:ins>
      <w:ins w:id="727" w:author="Carolina Vera" w:date="2018-03-01T12:16:00Z">
        <w:r>
          <w:rPr>
            <w:lang w:val="es-ES"/>
          </w:rPr>
          <w:t>Sudamérica, se definió la región de interés a partir de</w:t>
        </w:r>
      </w:ins>
      <w:r>
        <w:rPr>
          <w:lang w:val="es-ES"/>
          <w:rPrChange w:id="0" w:author="Carolina Vera" w:date="2018-02-28T15:59:00Z"/>
        </w:rPr>
        <w:t xml:space="preserve"> la localización del máximo de </w:t>
      </w:r>
      <w:ins w:id="729" w:author="Carolina Vera" w:date="2018-03-01T12:17:00Z">
        <w:r>
          <w:rPr>
            <w:lang w:val="es-ES"/>
          </w:rPr>
          <w:t xml:space="preserve">perturbación </w:t>
        </w:r>
      </w:ins>
      <w:ins w:id="730" w:author="Carolina Vera" w:date="2018-03-01T12:16:00Z">
        <w:r>
          <w:rPr>
            <w:lang w:val="es-ES"/>
          </w:rPr>
          <w:t>Z</w:t>
        </w:r>
      </w:ins>
      <w:ins w:id="731" w:author="Carolina Vera" w:date="2018-03-01T12:16:00Z">
        <w:r>
          <w:rPr>
            <w:vertAlign w:val="superscript"/>
            <w:lang w:val="es-ES"/>
          </w:rPr>
          <w:t xml:space="preserve">* </w:t>
        </w:r>
      </w:ins>
      <w:ins w:id="732" w:author="Carolina Vera" w:date="2018-03-01T12:16:00Z">
        <w:r>
          <w:rPr>
            <w:lang w:val="es-ES"/>
          </w:rPr>
          <w:t>explicad</w:t>
        </w:r>
      </w:ins>
      <w:ins w:id="733" w:author="Carolina Vera" w:date="2018-03-01T12:17:00Z">
        <w:r>
          <w:rPr>
            <w:lang w:val="es-ES"/>
          </w:rPr>
          <w:t>a</w:t>
        </w:r>
      </w:ins>
      <w:ins w:id="734" w:author="Carolina Vera" w:date="2018-03-01T12:16:00Z">
        <w:r>
          <w:rPr>
            <w:lang w:val="es-ES"/>
          </w:rPr>
          <w:t xml:space="preserve"> por la </w:t>
        </w:r>
      </w:ins>
      <w:ins w:id="735" w:author="Carolina Vera" w:date="2018-03-01T12:32:00Z">
        <w:r>
          <w:rPr>
            <w:lang w:val="es-ES"/>
          </w:rPr>
          <w:t xml:space="preserve">onda </w:t>
        </w:r>
      </w:ins>
      <w:del w:id="736" w:author="Carolina Vera" w:date="2018-03-01T12:17:00Z">
        <w:r>
          <w:rPr>
            <w:lang w:val="es-ES"/>
          </w:rPr>
          <w:delText>la perturbación de Z en la vecindad de Sudamérica (</w:delText>
        </w:r>
      </w:del>
      <w:r>
        <w:rPr>
          <w:lang w:val="es-ES"/>
          <w:rPrChange w:id="0" w:author="Carolina Vera" w:date="2018-02-28T15:59:00Z"/>
        </w:rPr>
        <w:t>entre 120°E y 0° de longitud</w:t>
      </w:r>
      <w:del w:id="738" w:author="Carolina Vera" w:date="2018-03-01T12:17:00Z">
        <w:r>
          <w:rPr>
            <w:lang w:val="es-ES"/>
          </w:rPr>
          <w:delText>)</w:delText>
        </w:r>
      </w:del>
      <w:r>
        <w:rPr>
          <w:lang w:val="es-ES"/>
          <w:rPrChange w:id="0" w:author="Carolina Vera" w:date="2018-02-28T15:59:00Z"/>
        </w:rPr>
        <w:t xml:space="preserve">. La  muestra la </w:t>
      </w:r>
      <w:commentRangeStart w:id="31"/>
      <w:r>
        <w:rPr>
          <w:lang w:val="es-ES"/>
          <w:rPrChange w:id="0" w:author="Carolina Vera" w:date="2018-02-28T15:59:00Z"/>
        </w:rPr>
        <w:t xml:space="preserve">fase </w:t>
      </w:r>
      <w:del w:id="741" w:author="Carolina Vera" w:date="2018-03-01T12:33:00Z">
        <w:r>
          <w:rPr>
            <w:lang w:val="es-ES"/>
          </w:rPr>
          <w:delText xml:space="preserve">media </w:delText>
        </w:r>
      </w:del>
      <w:r>
        <w:rPr>
          <w:lang w:val="es-ES"/>
          <w:rPrChange w:id="0" w:author="Carolina Vera" w:date="2018-02-28T15:59:00Z"/>
        </w:rPr>
        <w:t>d</w:t>
      </w:r>
      <w:r>
        <w:rPr>
          <w:lang w:val="es-ES"/>
        </w:rPr>
      </w:r>
      <w:commentRangeEnd w:id="31"/>
      <w:r>
        <w:commentReference w:id="31"/>
      </w:r>
      <w:r>
        <w:rPr>
          <w:lang w:val="es-ES"/>
          <w:rPrChange w:id="0" w:author="Carolina Vera" w:date="2018-02-28T15:59:00Z"/>
        </w:rPr>
        <w:t xml:space="preserve">e la QS3 </w:t>
      </w:r>
      <w:ins w:id="744" w:author="Carolina Vera" w:date="2018-03-01T12:18:00Z">
        <w:r>
          <w:rPr>
            <w:lang w:val="es-ES"/>
          </w:rPr>
          <w:t xml:space="preserve">computada para </w:t>
        </w:r>
      </w:ins>
      <w:del w:id="745" w:author="Carolina Vera" w:date="2018-03-01T12:18:00Z">
        <w:r>
          <w:rPr>
            <w:lang w:val="es-ES"/>
          </w:rPr>
          <w:delText xml:space="preserve">de </w:delText>
        </w:r>
      </w:del>
      <w:r>
        <w:rPr>
          <w:lang w:val="es-ES"/>
          <w:rPrChange w:id="0" w:author="Carolina Vera" w:date="2018-02-28T15:59:00Z"/>
        </w:rPr>
        <w:t>cada mes del año</w:t>
      </w:r>
      <w:ins w:id="747" w:author="Carolina Vera" w:date="2018-03-01T12:18:00Z">
        <w:r>
          <w:rPr>
            <w:lang w:val="es-ES"/>
          </w:rPr>
          <w:t xml:space="preserve"> de </w:t>
        </w:r>
      </w:ins>
      <w:del w:id="748" w:author="Carolina Vera" w:date="2018-03-01T12:18:00Z">
        <w:r>
          <w:rPr>
            <w:lang w:val="es-ES"/>
          </w:rPr>
          <w:delText xml:space="preserve"> para </w:delText>
        </w:r>
      </w:del>
      <w:r>
        <w:rPr>
          <w:lang w:val="es-ES"/>
          <w:rPrChange w:id="0" w:author="Carolina Vera" w:date="2018-02-28T15:59:00Z"/>
        </w:rPr>
        <w:t xml:space="preserve">los 20 </w:t>
      </w:r>
      <w:ins w:id="750" w:author="Carolina Vera" w:date="2018-03-01T12:19:00Z">
        <w:r>
          <w:rPr>
            <w:lang w:val="es-ES"/>
          </w:rPr>
          <w:t xml:space="preserve">considerados, </w:t>
        </w:r>
      </w:ins>
      <w:ins w:id="751" w:author="Carolina Vera" w:date="2018-03-01T12:19:00Z">
        <w:r>
          <w:rPr>
            <w:lang w:val="es-ES"/>
          </w:rPr>
          <w:t>que presenta</w:t>
        </w:r>
      </w:ins>
      <w:ins w:id="752" w:author="Carolina Vera" w:date="2018-03-01T12:35:00Z">
        <w:r>
          <w:rPr>
            <w:lang w:val="es-ES"/>
          </w:rPr>
          <w:t>n</w:t>
        </w:r>
      </w:ins>
      <w:ins w:id="753" w:author="Carolina Vera" w:date="2018-03-01T12:19:00Z">
        <w:r>
          <w:rPr>
            <w:lang w:val="es-ES"/>
          </w:rPr>
          <w:t xml:space="preserve"> </w:t>
        </w:r>
      </w:ins>
      <w:del w:id="754" w:author="Carolina Vera" w:date="2018-03-01T12:19:00Z">
        <w:r>
          <w:rPr>
            <w:lang w:val="es-ES"/>
          </w:rPr>
          <w:delText xml:space="preserve">años con </w:delText>
        </w:r>
      </w:del>
      <w:ins w:id="755" w:author="Carolina Vera" w:date="2018-03-01T12:19:00Z">
        <w:r>
          <w:rPr>
            <w:lang w:val="es-ES"/>
          </w:rPr>
          <w:t xml:space="preserve">los </w:t>
        </w:r>
      </w:ins>
      <w:commentRangeStart w:id="32"/>
      <w:r>
        <w:rPr>
          <w:lang w:val="es-ES"/>
          <w:rPrChange w:id="0" w:author="Carolina Vera" w:date="2018-02-28T15:59:00Z"/>
        </w:rPr>
        <w:t xml:space="preserve">mayores valores </w:t>
      </w:r>
      <w:r>
        <w:rPr>
          <w:lang w:val="es-ES"/>
        </w:rPr>
      </w:r>
      <w:commentRangeEnd w:id="32"/>
      <w:r>
        <w:commentReference w:id="32"/>
      </w:r>
      <w:r>
        <w:rPr>
          <w:lang w:val="es-ES"/>
          <w:rPrChange w:id="0" w:author="Carolina Vera" w:date="2018-02-28T15:59:00Z"/>
        </w:rPr>
        <w:t xml:space="preserve">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Se incluye el rango delimitado por </w:t>
      </w:r>
      <w:r>
        <w:rPr>
          <w:lang w:val="es-ES"/>
        </w:rPr>
      </w:r>
      <m:oMath xmlns:m="http://schemas.openxmlformats.org/officeDocument/2006/math">
        <m:r>
          <w:rPr>
            <w:rFonts w:ascii="Cambria Math" w:hAnsi="Cambria Math"/>
          </w:rPr>
          <m:t xml:space="preserve">±</m:t>
        </m:r>
      </m:oMath>
      <w:r>
        <w:rPr>
          <w:lang w:val="es-ES"/>
          <w:rPrChange w:id="0" w:author="Carolina Vera" w:date="2018-02-28T15:59:00Z"/>
        </w:rPr>
        <w:t xml:space="preserve"> 1 desvío estándar. Además, se indica la localización de los centros de máxima y mínima anomalía de geopotencial asociados con los 20 casos más extremos, identificados a partir de de la amplitud media. El mapa se muestra para referencia. Si bien la posición de los puntos en la dirección horizontal tiene relación con la longitud, en el eje vertical no tiene relación con la latitud y sí en cambio con los meses del año.</w:t>
      </w:r>
    </w:p>
    <w:p>
      <w:pPr>
        <w:pStyle w:val="TextBody"/>
        <w:rPr>
          <w:lang w:val="es-ES"/>
        </w:rPr>
      </w:pPr>
      <w:del w:id="760" w:author="Carolina Vera" w:date="2018-03-01T12:21:00Z">
        <w:r>
          <w:rPr>
            <w:lang w:val="es-ES"/>
          </w:rPr>
          <w:delText>Se observa e</w:delText>
        </w:r>
      </w:del>
      <w:ins w:id="761" w:author="Carolina Vera" w:date="2018-03-01T12:21:00Z">
        <w:r>
          <w:rPr>
            <w:lang w:val="es-ES"/>
          </w:rPr>
          <w:t>E</w:t>
        </w:r>
      </w:ins>
      <w:r>
        <w:rPr>
          <w:lang w:val="es-ES"/>
          <w:rPrChange w:id="0" w:author="Carolina Vera" w:date="2018-02-28T15:59:00Z"/>
        </w:rPr>
        <w:t xml:space="preserve">l ciclo anual en la fase </w:t>
      </w:r>
      <w:ins w:id="763" w:author="Carolina Vera" w:date="2018-03-01T12:21:00Z">
        <w:r>
          <w:rPr>
            <w:lang w:val="es-ES"/>
          </w:rPr>
          <w:t>que se</w:t>
        </w:r>
      </w:ins>
      <w:ins w:id="764" w:author="Carolina Vera" w:date="2018-03-01T12:36:00Z">
        <w:r>
          <w:rPr>
            <w:lang w:val="es-ES"/>
          </w:rPr>
          <w:t xml:space="preserve"> obtiene de esta manera, es coheren</w:t>
        </w:r>
      </w:ins>
      <w:ins w:id="765" w:author="Leandro" w:date="2018-03-02T14:38:00Z">
        <w:r>
          <w:rPr>
            <w:lang w:val="es-ES"/>
          </w:rPr>
          <w:t>t</w:t>
        </w:r>
      </w:ins>
      <w:ins w:id="766" w:author="Carolina Vera" w:date="2018-03-01T12:36:00Z">
        <w:r>
          <w:rPr>
            <w:lang w:val="es-ES"/>
          </w:rPr>
          <w:t xml:space="preserve">e con el descripto </w:t>
        </w:r>
      </w:ins>
      <w:del w:id="767" w:author="Carolina Vera" w:date="2018-03-01T12:36:00Z">
        <w:r>
          <w:rPr>
            <w:lang w:val="es-ES"/>
          </w:rPr>
          <w:delText xml:space="preserve">ya se podía apreciar </w:delText>
        </w:r>
      </w:del>
      <w:r>
        <w:rPr>
          <w:lang w:val="es-ES"/>
          <w:rPrChange w:id="0" w:author="Carolina Vera" w:date="2018-02-28T15:59:00Z"/>
        </w:rPr>
        <w:t xml:space="preserve">en la . La fase </w:t>
      </w:r>
      <w:del w:id="769" w:author="Carolina Vera" w:date="2018-03-01T12:36:00Z">
        <w:r>
          <w:rPr>
            <w:lang w:val="es-ES"/>
          </w:rPr>
          <w:delText xml:space="preserve">media </w:delText>
        </w:r>
      </w:del>
      <w:r>
        <w:rPr>
          <w:lang w:val="es-ES"/>
          <w:rPrChange w:id="0" w:author="Carolina Vera" w:date="2018-02-28T15:59:00Z"/>
        </w:rPr>
        <w:t xml:space="preserve">se centra </w:t>
      </w:r>
      <w:ins w:id="771" w:author="Carolina Vera" w:date="2018-03-01T12:36:00Z">
        <w:r>
          <w:rPr>
            <w:lang w:val="es-ES"/>
          </w:rPr>
          <w:t xml:space="preserve">en promedio </w:t>
        </w:r>
      </w:ins>
      <w:r>
        <w:rPr>
          <w:lang w:val="es-ES"/>
          <w:rPrChange w:id="0" w:author="Carolina Vera" w:date="2018-02-28T15:59:00Z"/>
        </w:rPr>
        <w:t>en 55°O en enero y en 90°O en junio con ubicaciones intermedias en los meses de transición. E</w:t>
      </w:r>
      <w:ins w:id="773" w:author="Carolina Vera" w:date="2018-03-01T12:36:00Z">
        <w:r>
          <w:rPr>
            <w:lang w:val="es-ES"/>
          </w:rPr>
          <w:t>n particular e</w:t>
        </w:r>
      </w:ins>
      <w:r>
        <w:rPr>
          <w:lang w:val="es-ES"/>
          <w:rPrChange w:id="0" w:author="Carolina Vera" w:date="2018-02-28T15:59:00Z"/>
        </w:rPr>
        <w:t xml:space="preserve">l continente queda al este del máximo de </w:t>
      </w:r>
      <w:ins w:id="775" w:author="Carolina Vera" w:date="2018-03-01T12:36:00Z">
        <w:r>
          <w:rPr>
            <w:lang w:val="es-ES"/>
          </w:rPr>
          <w:t xml:space="preserve">anomalía de </w:t>
        </w:r>
      </w:ins>
      <w:r>
        <w:rPr>
          <w:lang w:val="es-ES"/>
          <w:rPrChange w:id="0" w:author="Carolina Vera" w:date="2018-02-28T15:59:00Z"/>
        </w:rPr>
        <w:t xml:space="preserve">geopotencial en invierno lo que, por balance geostrófico, implicaría anomalías positivas del viento meridional, </w:t>
      </w:r>
      <w:del w:id="777" w:author="Carolina Vera" w:date="2018-03-01T12:37:00Z">
        <w:r>
          <w:rPr>
            <w:lang w:val="es-ES"/>
          </w:rPr>
          <w:delText xml:space="preserve">lo </w:delText>
        </w:r>
      </w:del>
      <w:r>
        <w:rPr>
          <w:lang w:val="es-ES"/>
          <w:rPrChange w:id="0" w:author="Carolina Vera" w:date="2018-02-28T15:59:00Z"/>
        </w:rPr>
        <w:t>que favorecería</w:t>
      </w:r>
      <w:ins w:id="779" w:author="Carolina Vera" w:date="2018-03-01T12:37:00Z">
        <w:r>
          <w:rPr>
            <w:lang w:val="es-ES"/>
          </w:rPr>
          <w:t>n</w:t>
        </w:r>
      </w:ins>
      <w:r>
        <w:rPr>
          <w:lang w:val="es-ES"/>
          <w:rPrChange w:id="0" w:author="Carolina Vera" w:date="2018-02-28T15:59:00Z"/>
        </w:rPr>
        <w:t xml:space="preserve"> los vientos del sur. En verano, en cambio, se da la situación contraria. Esto confirma que el efecto de la QS3 sobre Sudamérica depende crucialmente de su fase.</w:t>
      </w:r>
    </w:p>
    <w:p>
      <w:pPr>
        <w:pStyle w:val="TextBody"/>
        <w:rPr>
          <w:lang w:val="es-ES"/>
          <w:del w:id="783" w:author="Carolina Vera" w:date="2018-03-01T12:38:00Z"/>
        </w:rPr>
      </w:pPr>
      <w:r>
        <w:rPr>
          <w:lang w:val="es-ES"/>
          <w:rPrChange w:id="0" w:author="Carolina Vera" w:date="2018-02-28T15:59:00Z"/>
        </w:rPr>
        <w:t>La variabilidad interanual de la fase para cada mes es considerable y de una magnitud comparable a la amplitud del ciclo anual. En particular, es notorio el aumento en la variabilidad de la fase en los meses de primavera, al punto de que en noviembre la fase prácticamente no tiene una posición predilecta.</w:t>
      </w:r>
      <w:ins w:id="782" w:author="Carolina Vera" w:date="2018-03-01T12:38:00Z">
        <w:r>
          <w:rPr>
            <w:lang w:val="es-ES"/>
          </w:rPr>
          <w:t xml:space="preserve"> </w:t>
        </w:r>
      </w:ins>
    </w:p>
    <w:p>
      <w:pPr>
        <w:pStyle w:val="TextBody"/>
        <w:rPr/>
      </w:pPr>
      <w:r>
        <w:rPr>
          <w:lang w:val="es-ES"/>
          <w:rPrChange w:id="0" w:author="Carolina Vera" w:date="2018-02-28T15:59:00Z"/>
        </w:rPr>
        <w:t xml:space="preserve">La gran variabilidad presente durante los meses de primavera, en comparación con el resto del año, explica por qué en los campos medios la QS3 aparece débil </w:t>
      </w:r>
      <w:ins w:id="785" w:author="Carolina Vera" w:date="2018-03-01T12:38:00Z">
        <w:r>
          <w:rPr>
            <w:lang w:val="es-ES"/>
          </w:rPr>
          <w:t xml:space="preserve">en esa estación, </w:t>
        </w:r>
      </w:ins>
      <w:r>
        <w:rPr>
          <w:lang w:val="es-ES"/>
          <w:rPrChange w:id="0" w:author="Carolina Vera" w:date="2018-02-28T15:59:00Z"/>
        </w:rPr>
        <w:t xml:space="preserve">a pesar de que su amplitud mensual no es pequeña. Como se mencionó en la , </w:t>
      </w:r>
      <w:ins w:id="787" w:author="Carolina Vera" w:date="2018-03-01T12:39:00Z">
        <w:r>
          <w:rPr>
            <w:lang w:val="es-ES"/>
          </w:rPr>
          <w:t>e</w:t>
        </w:r>
      </w:ins>
      <w:del w:id="788" w:author="Carolina Vera" w:date="2018-03-01T12:39:00Z">
        <w:r>
          <w:rPr>
            <w:lang w:val="es-ES"/>
          </w:rPr>
          <w:delText>a</w:delText>
        </w:r>
      </w:del>
      <w:r>
        <w:rPr>
          <w:lang w:val="es-ES"/>
          <w:rPrChange w:id="0" w:author="Carolina Vera" w:date="2018-02-28T15:59:00Z"/>
        </w:rPr>
        <w:t xml:space="preserve">l </w:t>
      </w:r>
      <w:ins w:id="790" w:author="Carolina Vera" w:date="2018-03-01T12:38:00Z">
        <w:r>
          <w:rPr>
            <w:lang w:val="es-ES"/>
          </w:rPr>
          <w:t>promediar</w:t>
        </w:r>
      </w:ins>
      <w:del w:id="791" w:author="Carolina Vera" w:date="2018-03-01T12:38:00Z">
        <w:r>
          <w:rPr>
            <w:lang w:val="es-ES"/>
          </w:rPr>
          <w:delText>hacer el promedio, los</w:delText>
        </w:r>
      </w:del>
      <w:r>
        <w:rPr>
          <w:lang w:val="es-ES"/>
          <w:rPrChange w:id="0" w:author="Carolina Vera" w:date="2018-02-28T15:59:00Z"/>
        </w:rPr>
        <w:t xml:space="preserve"> campos que están defasados en entre 1/3 y 2/3 de longitud de onda (entre 40° y 80° en el caso de la QS3) interfiere</w:t>
      </w:r>
      <w:del w:id="793" w:author="Carolina Vera" w:date="2018-03-01T12:39:00Z">
        <w:r>
          <w:rPr>
            <w:lang w:val="es-ES"/>
          </w:rPr>
          <w:delText>n</w:delText>
        </w:r>
      </w:del>
      <w:r>
        <w:rPr>
          <w:lang w:val="es-ES"/>
          <w:rPrChange w:id="0" w:author="Carolina Vera" w:date="2018-02-28T15:59:00Z"/>
        </w:rPr>
        <w:t xml:space="preserve"> destructivamente entre ellos, eliminando la señal en los campos medios. En primavera, más del 18% de los meses tienen algún grado de interferencia destructiva</w:t>
      </w:r>
      <w:ins w:id="795" w:author="Carolina Vera" w:date="2018-03-01T12:39:00Z">
        <w:r>
          <w:rPr>
            <w:lang w:val="es-ES"/>
          </w:rPr>
          <w:t xml:space="preserve"> </w:t>
        </w:r>
      </w:ins>
      <w:del w:id="796" w:author="Carolina Vera" w:date="2018-03-01T12:39:00Z">
        <w:r>
          <w:rPr>
            <w:lang w:val="es-ES"/>
          </w:rPr>
          <w:delText xml:space="preserve"> con el campo medio</w:delText>
        </w:r>
      </w:del>
      <w:ins w:id="797" w:author="Carolina Vera" w:date="2018-03-01T12:39:00Z">
        <w:r>
          <w:rPr>
            <w:lang w:val="es-ES"/>
          </w:rPr>
          <w:t>(</w:t>
        </w:r>
      </w:ins>
      <w:ins w:id="798" w:author="Carolina Vera" w:date="2018-03-01T12:40:00Z">
        <w:r>
          <w:rPr>
            <w:lang w:val="es-ES"/>
          </w:rPr>
          <w:t>estimada como se describió en el capítulo2)</w:t>
        </w:r>
      </w:ins>
      <w:r>
        <w:rPr>
          <w:lang w:val="es-ES"/>
          <w:rPrChange w:id="0" w:author="Carolina Vera" w:date="2018-02-28T15:59:00Z"/>
        </w:rPr>
        <w:t xml:space="preserve">, </w:t>
      </w:r>
      <w:del w:id="800" w:author="Carolina Vera" w:date="2018-03-01T12:40:00Z">
        <w:r>
          <w:rPr>
            <w:lang w:val="es-ES"/>
          </w:rPr>
          <w:delText xml:space="preserve">comparado </w:delText>
        </w:r>
      </w:del>
      <w:ins w:id="801" w:author="Carolina Vera" w:date="2018-03-01T12:40:00Z">
        <w:r>
          <w:rPr>
            <w:lang w:val="es-ES"/>
          </w:rPr>
          <w:t xml:space="preserve"> porcentaje mayor a por ejemplo el encontrado d</w:t>
        </w:r>
      </w:ins>
      <w:del w:id="802" w:author="Carolina Vera" w:date="2018-03-01T12:40:00Z">
        <w:r>
          <w:rPr>
            <w:lang w:val="es-ES"/>
          </w:rPr>
          <w:delText xml:space="preserve">con </w:delText>
        </w:r>
      </w:del>
      <w:r>
        <w:rPr>
          <w:lang w:val="es-ES"/>
          <w:rPrChange w:id="0" w:author="Carolina Vera" w:date="2018-02-28T15:59:00Z"/>
        </w:rPr>
        <w:t>el 8% en verano.</w:t>
      </w:r>
    </w:p>
    <w:p>
      <w:pPr>
        <w:pStyle w:val="TextBody"/>
        <w:rPr>
          <w:lang w:val="es-ES"/>
        </w:rPr>
      </w:pPr>
      <w:r>
        <w:rPr>
          <w:lang w:val="es-ES"/>
          <w:rPrChange w:id="0" w:author="Carolina Vera" w:date="2018-02-28T15:59:00Z"/>
        </w:rPr>
        <w:t xml:space="preserve">Observando la distribución de los centros </w:t>
      </w:r>
      <w:ins w:id="805" w:author="Carolina Vera" w:date="2018-03-01T12:40:00Z">
        <w:r>
          <w:rPr>
            <w:lang w:val="es-ES"/>
          </w:rPr>
          <w:t xml:space="preserve">de anomalías </w:t>
        </w:r>
      </w:ins>
      <w:r>
        <w:rPr>
          <w:lang w:val="es-ES"/>
          <w:rPrChange w:id="0" w:author="Carolina Vera" w:date="2018-02-28T15:59:00Z"/>
        </w:rPr>
        <w:t>ciclónic</w:t>
      </w:r>
      <w:ins w:id="807" w:author="Carolina Vera" w:date="2018-03-01T12:40:00Z">
        <w:r>
          <w:rPr>
            <w:lang w:val="es-ES"/>
          </w:rPr>
          <w:t>a</w:t>
        </w:r>
      </w:ins>
      <w:del w:id="808" w:author="Carolina Vera" w:date="2018-03-01T12:40:00Z">
        <w:r>
          <w:rPr>
            <w:lang w:val="es-ES"/>
          </w:rPr>
          <w:delText>o</w:delText>
        </w:r>
      </w:del>
      <w:r>
        <w:rPr>
          <w:lang w:val="es-ES"/>
          <w:rPrChange w:id="0" w:author="Carolina Vera" w:date="2018-02-28T15:59:00Z"/>
        </w:rPr>
        <w:t>s y anticiclónic</w:t>
      </w:r>
      <w:ins w:id="810" w:author="Carolina Vera" w:date="2018-03-01T12:40:00Z">
        <w:r>
          <w:rPr>
            <w:lang w:val="es-ES"/>
          </w:rPr>
          <w:t>a</w:t>
        </w:r>
      </w:ins>
      <w:del w:id="811" w:author="Carolina Vera" w:date="2018-03-01T12:40:00Z">
        <w:r>
          <w:rPr>
            <w:lang w:val="es-ES"/>
          </w:rPr>
          <w:delText>o</w:delText>
        </w:r>
      </w:del>
      <w:r>
        <w:rPr>
          <w:lang w:val="es-ES"/>
          <w:rPrChange w:id="0" w:author="Carolina Vera" w:date="2018-02-28T15:59:00Z"/>
        </w:rPr>
        <w:t xml:space="preserve">s (puntos azules y rojos, respectivamente) </w:t>
      </w:r>
      <w:commentRangeStart w:id="33"/>
      <w:r>
        <w:rPr>
          <w:lang w:val="es-ES"/>
          <w:rPrChange w:id="0" w:author="Carolina Vera" w:date="2018-02-28T15:59:00Z"/>
        </w:rPr>
        <w:t xml:space="preserve">se nota que, a pesar de que </w:t>
      </w:r>
      <w:del w:id="814" w:author="Carolina Vera" w:date="2018-03-01T12:41:00Z">
        <w:r>
          <w:rPr>
            <w:lang w:val="es-ES"/>
          </w:rPr>
          <w:delText xml:space="preserve">en promedio </w:delText>
        </w:r>
      </w:del>
      <w:r>
        <w:rPr>
          <w:lang w:val="es-ES"/>
          <w:rPrChange w:id="0" w:author="Carolina Vera" w:date="2018-02-28T15:59:00Z"/>
        </w:rPr>
        <w:t xml:space="preserve">Sudamérica está </w:t>
      </w:r>
      <w:ins w:id="816" w:author="Carolina Vera" w:date="2018-03-01T12:41:00Z">
        <w:r>
          <w:rPr>
            <w:lang w:val="es-ES"/>
          </w:rPr>
          <w:t xml:space="preserve">principalmente </w:t>
        </w:r>
      </w:ins>
      <w:r>
        <w:rPr>
          <w:lang w:val="es-ES"/>
          <w:rPrChange w:id="0" w:author="Carolina Vera" w:date="2018-02-28T15:59:00Z"/>
        </w:rPr>
        <w:t>afectada por centros anticiclónicos asociados a la QS3, existe un número no despreciable de años en los que se observa un centro ciclónico sobre el continente. En particular, sumando noviembre y diciembre se pueden observar 9 años donde esto sucedió.</w:t>
      </w:r>
      <w:commentRangeEnd w:id="33"/>
      <w:r>
        <w:commentReference w:id="33"/>
      </w:r>
      <w:r>
        <w:rPr>
          <w:lang w:val="es-ES"/>
        </w:rPr>
      </w:r>
    </w:p>
    <w:p>
      <w:pPr>
        <w:pStyle w:val="Heading2"/>
        <w:rPr>
          <w:lang w:val="es-ES"/>
        </w:rPr>
      </w:pPr>
      <w:bookmarkStart w:id="21" w:name="estaciones"/>
      <w:bookmarkEnd w:id="21"/>
      <w:r>
        <w:rPr>
          <w:lang w:val="es-ES"/>
          <w:rPrChange w:id="0" w:author="Carolina Vera" w:date="2018-02-28T15:59:00Z"/>
        </w:rPr>
        <w:t>Estaciones</w:t>
      </w:r>
    </w:p>
    <w:p>
      <w:pPr>
        <w:pStyle w:val="FirstParagraph"/>
        <w:rPr/>
      </w:pPr>
      <w:r>
        <w:rPr>
          <w:lang w:val="es-ES"/>
          <w:rPrChange w:id="0" w:author="Carolina Vera" w:date="2018-02-28T15:59:00Z"/>
        </w:rPr>
        <w:t xml:space="preserve">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 (King y Turner, </w:t>
      </w:r>
      <w:hyperlink w:anchor="ref-King1997">
        <w:r>
          <w:rPr>
            <w:rStyle w:val="InternetLink"/>
            <w:lang w:val="es-ES"/>
          </w:rPr>
          <w:t>1997</w:t>
        </w:r>
      </w:hyperlink>
      <w:r>
        <w:rPr>
          <w:lang w:val="es-ES"/>
          <w:rPrChange w:id="0" w:author="Carolina Vera" w:date="2018-02-28T15:59:00Z"/>
        </w:rPr>
        <w:t>)).</w:t>
      </w:r>
    </w:p>
    <w:p>
      <w:pPr>
        <w:pStyle w:val="TextBody"/>
        <w:rPr>
          <w:lang w:val="es-ES"/>
          <w:del w:id="825" w:author="Carolina Vera" w:date="2018-03-01T12:43:00Z"/>
        </w:rPr>
      </w:pPr>
      <w:r>
        <w:rPr>
          <w:lang w:val="es-ES"/>
          <w:rPrChange w:id="0" w:author="Carolina Vera" w:date="2018-02-28T15:59:00Z"/>
        </w:rPr>
        <w:t>Una metodología muy utilizada para la clasificación de campos es el análisis de componentes principales (PCA). Como se explicó en la , se aplicó esta metodología a los campos mensuales de Z* reconstruidos a partir de la QS3 pesados por la raiz cuadrada del coseno de la latitud</w:t>
      </w:r>
      <w:ins w:id="822" w:author="Carolina Vera" w:date="2018-03-01T12:42:00Z">
        <w:r>
          <w:rPr>
            <w:lang w:val="es-ES"/>
          </w:rPr>
          <w:t xml:space="preserve"> para caracterizar más objetivamente su variabilidad</w:t>
        </w:r>
      </w:ins>
      <w:r>
        <w:rPr>
          <w:lang w:val="es-ES"/>
          <w:rPrChange w:id="0" w:author="Carolina Vera" w:date="2018-02-28T15:59:00Z"/>
        </w:rPr>
        <w:t>.</w:t>
      </w:r>
      <w:ins w:id="824" w:author="Carolina Vera" w:date="2018-03-01T12:43:00Z">
        <w:r>
          <w:rPr>
            <w:lang w:val="es-ES"/>
          </w:rPr>
          <w:t xml:space="preserve"> </w:t>
        </w:r>
      </w:ins>
    </w:p>
    <w:p>
      <w:pPr>
        <w:pStyle w:val="TextBody"/>
        <w:rPr/>
      </w:pPr>
      <w:r>
        <w:rPr>
          <w:lang w:val="es-ES"/>
          <w:rPrChange w:id="0" w:author="Carolina Vera" w:date="2018-02-28T15:59:00Z"/>
        </w:rPr>
        <w:t xml:space="preserve">La  muestra la varianza explicada de cada componente principal obtenida a partir de los campos reconstruidos de QS3. Las primeras dos componentes explican </w:t>
      </w:r>
      <w:ins w:id="827" w:author="Carolina Vera" w:date="2018-03-01T12:43:00Z">
        <w:r>
          <w:rPr>
            <w:lang w:val="es-ES"/>
          </w:rPr>
          <w:t xml:space="preserve">en conjunto </w:t>
        </w:r>
      </w:ins>
      <w:r>
        <w:rPr>
          <w:lang w:val="es-ES"/>
          <w:rPrChange w:id="0" w:author="Carolina Vera" w:date="2018-02-28T15:59:00Z"/>
        </w:rPr>
        <w:t>más del 80% de la varianza</w:t>
      </w:r>
      <w:ins w:id="829" w:author="Carolina Vera" w:date="2018-03-01T12:43:00Z">
        <w:r>
          <w:rPr>
            <w:lang w:val="es-ES"/>
          </w:rPr>
          <w:t>, explicando</w:t>
        </w:r>
      </w:ins>
      <w:del w:id="830" w:author="Carolina Vera" w:date="2018-03-01T12:43:00Z">
        <w:r>
          <w:rPr>
            <w:lang w:val="es-ES"/>
          </w:rPr>
          <w:delText xml:space="preserve"> y</w:delText>
        </w:r>
      </w:del>
      <w:r>
        <w:rPr>
          <w:lang w:val="es-ES"/>
          <w:rPrChange w:id="0" w:author="Carolina Vera" w:date="2018-02-28T15:59:00Z"/>
        </w:rPr>
        <w:t xml:space="preserve"> cada una </w:t>
      </w:r>
      <w:del w:id="832" w:author="Carolina Vera" w:date="2018-03-01T12:44:00Z">
        <w:r>
          <w:rPr>
            <w:lang w:val="es-ES"/>
          </w:rPr>
          <w:delText xml:space="preserve">explica una </w:delText>
        </w:r>
      </w:del>
      <w:r>
        <w:rPr>
          <w:lang w:val="es-ES"/>
          <w:rPrChange w:id="0" w:author="Carolina Vera" w:date="2018-02-28T15:59:00Z"/>
        </w:rPr>
        <w:t>parte similar de la varianza</w:t>
      </w:r>
      <w:ins w:id="834" w:author="Carolina Vera" w:date="2018-03-01T12:44:00Z">
        <w:r>
          <w:rPr>
            <w:lang w:val="es-ES"/>
          </w:rPr>
          <w:t xml:space="preserve"> (lo que</w:t>
        </w:r>
      </w:ins>
      <w:del w:id="835" w:author="Carolina Vera" w:date="2018-03-01T12:44:00Z">
        <w:r>
          <w:rPr>
            <w:lang w:val="es-ES"/>
          </w:rPr>
          <w:delText>,</w:delText>
        </w:r>
      </w:del>
      <w:r>
        <w:rPr>
          <w:lang w:val="es-ES"/>
          <w:rPrChange w:id="0" w:author="Carolina Vera" w:date="2018-02-28T15:59:00Z"/>
        </w:rPr>
        <w:t xml:space="preserve"> indica</w:t>
      </w:r>
      <w:del w:id="837" w:author="Carolina Vera" w:date="2018-03-01T12:44:00Z">
        <w:r>
          <w:rPr>
            <w:lang w:val="es-ES"/>
          </w:rPr>
          <w:delText>ndo</w:delText>
        </w:r>
      </w:del>
      <w:r>
        <w:rPr>
          <w:lang w:val="es-ES"/>
          <w:rPrChange w:id="0" w:author="Carolina Vera" w:date="2018-02-28T15:59:00Z"/>
        </w:rPr>
        <w:t xml:space="preserve"> que se trata de autovalores degenerados</w:t>
      </w:r>
      <w:ins w:id="839" w:author="Carolina Vera" w:date="2018-03-01T12:44:00Z">
        <w:r>
          <w:rPr>
            <w:lang w:val="es-ES"/>
          </w:rPr>
          <w:t>)</w:t>
        </w:r>
      </w:ins>
      <w:r>
        <w:rPr>
          <w:lang w:val="es-ES"/>
          <w:rPrChange w:id="0" w:author="Carolina Vera" w:date="2018-02-28T15:59:00Z"/>
        </w:rPr>
        <w:t xml:space="preserve">. Sabiendo, además, que los campos de QS3 prácticamente sólo tienen dos grados de libertad (amplitud y fase), la elección de seleccionar las dos primera componentes </w:t>
      </w:r>
      <w:ins w:id="841" w:author="Carolina Vera" w:date="2018-03-01T12:44:00Z">
        <w:r>
          <w:rPr>
            <w:lang w:val="es-ES"/>
          </w:rPr>
          <w:t xml:space="preserve">resulta </w:t>
        </w:r>
      </w:ins>
      <w:del w:id="842" w:author="Carolina Vera" w:date="2018-03-01T12:44:00Z">
        <w:r>
          <w:rPr>
            <w:lang w:val="es-ES"/>
          </w:rPr>
          <w:delText xml:space="preserve">es </w:delText>
        </w:r>
      </w:del>
      <w:r>
        <w:rPr>
          <w:lang w:val="es-ES"/>
          <w:rPrChange w:id="0" w:author="Carolina Vera" w:date="2018-02-28T15:59:00Z"/>
        </w:rPr>
        <w:t>natural además de justificada por la .</w:t>
      </w:r>
    </w:p>
    <w:p>
      <w:pPr>
        <w:pStyle w:val="TableCaption"/>
        <w:rPr>
          <w:lang w:val="es-ES"/>
        </w:rPr>
      </w:pPr>
      <w:r>
        <w:rPr>
          <w:lang w:val="es-ES"/>
          <w:rPrChange w:id="0" w:author="Carolina Vera" w:date="2018-02-28T15:59:00Z"/>
        </w:rPr>
        <w:t>Varianza explicada por las 5 primeras componentes principales de los campos de QS3 reconstruidos.</w:t>
      </w:r>
    </w:p>
    <w:tbl>
      <w:tblPr>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val="07e0" w:noVBand="1" w:noHBand="1" w:lastColumn="1" w:firstColumn="1" w:lastRow="1" w:firstRow="1"/>
      </w:tblPr>
      <w:tblGrid>
        <w:gridCol w:w="1440"/>
        <w:gridCol w:w="1440"/>
        <w:gridCol w:w="1440"/>
        <w:gridCol w:w="1441"/>
        <w:gridCol w:w="1440"/>
        <w:gridCol w:w="1438"/>
      </w:tblGrid>
      <w:tr>
        <w:trPr/>
        <w:tc>
          <w:tcPr>
            <w:tcW w:w="1440" w:type="dxa"/>
            <w:tcBorders>
              <w:bottom w:val="single" w:sz="6" w:space="0" w:color="000001"/>
              <w:insideH w:val="single" w:sz="6" w:space="0" w:color="000001"/>
            </w:tcBorders>
            <w:shd w:fill="auto" w:val="clear"/>
            <w:vAlign w:val="bottom"/>
          </w:tcPr>
          <w:p>
            <w:pPr>
              <w:pStyle w:val="Compact"/>
              <w:spacing w:before="36" w:after="36"/>
              <w:rPr>
                <w:lang w:val="es-ES"/>
              </w:rPr>
            </w:pPr>
            <w:r>
              <w:rPr>
                <w:lang w:val="es-ES"/>
              </w:rPr>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1</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2</w:t>
            </w:r>
          </w:p>
        </w:tc>
        <w:tc>
          <w:tcPr>
            <w:tcW w:w="1441" w:type="dxa"/>
            <w:tcBorders>
              <w:bottom w:val="single" w:sz="6" w:space="0" w:color="000001"/>
              <w:insideH w:val="single" w:sz="6" w:space="0" w:color="000001"/>
            </w:tcBorders>
            <w:shd w:fill="auto" w:val="clear"/>
            <w:vAlign w:val="bottom"/>
          </w:tcPr>
          <w:p>
            <w:pPr>
              <w:pStyle w:val="Compact"/>
              <w:spacing w:before="36" w:after="36"/>
              <w:jc w:val="right"/>
              <w:rPr/>
            </w:pPr>
            <w:r>
              <w:rPr/>
              <w:t>PC 3</w:t>
            </w:r>
          </w:p>
        </w:tc>
        <w:tc>
          <w:tcPr>
            <w:tcW w:w="1440" w:type="dxa"/>
            <w:tcBorders>
              <w:bottom w:val="single" w:sz="6" w:space="0" w:color="000001"/>
              <w:insideH w:val="single" w:sz="6" w:space="0" w:color="000001"/>
            </w:tcBorders>
            <w:shd w:fill="auto" w:val="clear"/>
            <w:vAlign w:val="bottom"/>
          </w:tcPr>
          <w:p>
            <w:pPr>
              <w:pStyle w:val="Compact"/>
              <w:spacing w:before="36" w:after="36"/>
              <w:jc w:val="right"/>
              <w:rPr/>
            </w:pPr>
            <w:r>
              <w:rPr/>
              <w:t>PC 4</w:t>
            </w:r>
          </w:p>
        </w:tc>
        <w:tc>
          <w:tcPr>
            <w:tcW w:w="1438" w:type="dxa"/>
            <w:tcBorders>
              <w:bottom w:val="single" w:sz="6" w:space="0" w:color="000001"/>
              <w:insideH w:val="single" w:sz="6" w:space="0" w:color="000001"/>
            </w:tcBorders>
            <w:shd w:fill="auto" w:val="clear"/>
            <w:vAlign w:val="bottom"/>
          </w:tcPr>
          <w:p>
            <w:pPr>
              <w:pStyle w:val="Compact"/>
              <w:spacing w:before="36" w:after="36"/>
              <w:jc w:val="right"/>
              <w:rPr/>
            </w:pPr>
            <w:r>
              <w:rPr/>
              <w:t>PC 5</w:t>
            </w:r>
          </w:p>
        </w:tc>
      </w:tr>
      <w:tr>
        <w:trPr/>
        <w:tc>
          <w:tcPr>
            <w:tcW w:w="1440" w:type="dxa"/>
            <w:tcBorders>
              <w:top w:val="single" w:sz="6" w:space="0" w:color="000001"/>
              <w:bottom w:val="single" w:sz="6" w:space="0" w:color="000001"/>
              <w:insideH w:val="single" w:sz="6" w:space="0" w:color="000001"/>
            </w:tcBorders>
            <w:shd w:fill="auto" w:val="clear"/>
          </w:tcPr>
          <w:p>
            <w:pPr>
              <w:pStyle w:val="Compact"/>
              <w:spacing w:before="36" w:after="36"/>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c>
          <w:tcPr>
            <w:tcW w:w="1440"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0.436</w:t>
            </w:r>
          </w:p>
        </w:tc>
        <w:tc>
          <w:tcPr>
            <w:tcW w:w="1440"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0.397</w:t>
            </w:r>
          </w:p>
        </w:tc>
        <w:tc>
          <w:tcPr>
            <w:tcW w:w="1441"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0.054</w:t>
            </w:r>
          </w:p>
        </w:tc>
        <w:tc>
          <w:tcPr>
            <w:tcW w:w="1440"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0.038</w:t>
            </w:r>
          </w:p>
        </w:tc>
        <w:tc>
          <w:tcPr>
            <w:tcW w:w="1438" w:type="dxa"/>
            <w:tcBorders>
              <w:top w:val="single" w:sz="6" w:space="0" w:color="000001"/>
              <w:bottom w:val="single" w:sz="6" w:space="0" w:color="000001"/>
              <w:insideH w:val="single" w:sz="6" w:space="0" w:color="000001"/>
            </w:tcBorders>
            <w:shd w:fill="auto" w:val="clear"/>
          </w:tcPr>
          <w:p>
            <w:pPr>
              <w:pStyle w:val="Compact"/>
              <w:spacing w:before="36" w:after="36"/>
              <w:jc w:val="right"/>
              <w:rPr/>
            </w:pPr>
            <w:r>
              <w:rPr/>
              <w:t>0.026</w:t>
            </w:r>
          </w:p>
        </w:tc>
      </w:tr>
    </w:tbl>
    <w:p>
      <w:pPr>
        <w:pStyle w:val="FigurewithCaption"/>
        <w:rPr/>
      </w:pPr>
      <w:r>
        <w:rPr/>
        <w:drawing>
          <wp:inline distT="0" distB="0" distL="0" distR="0">
            <wp:extent cx="5334000" cy="3501390"/>
            <wp:effectExtent l="0" t="0" r="0" b="0"/>
            <wp:docPr id="19" name="Image18" descr="Primeras dos componentes principales del campo de Z* reconstruido a partir de la Q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Primeras dos componentes principales del campo de Z* reconstruido a partir de la QS3."/>
                    <pic:cNvPicPr>
                      <a:picLocks noChangeAspect="1" noChangeArrowheads="1"/>
                    </pic:cNvPicPr>
                  </pic:nvPicPr>
                  <pic:blipFill>
                    <a:blip r:embed="rId20"/>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Primeras dos componentes principales del campo de Z* reconstruido a partir de la QS3.</w:t>
      </w:r>
    </w:p>
    <w:p>
      <w:pPr>
        <w:pStyle w:val="TextBody"/>
        <w:rPr>
          <w:lang w:val="es-ES"/>
        </w:rPr>
      </w:pPr>
      <w:r>
        <w:rPr>
          <w:lang w:val="es-ES"/>
          <w:rPrChange w:id="0" w:author="Carolina Vera" w:date="2018-02-28T15:59:00Z"/>
        </w:rPr>
        <w:t>Las dos primeras componentes principales del campo de QS3 () se encuentran en cuadratura</w:t>
      </w:r>
      <w:ins w:id="847" w:author="Carolina Vera" w:date="2018-03-01T12:45:00Z">
        <w:r>
          <w:rPr>
            <w:lang w:val="es-ES"/>
          </w:rPr>
          <w:t xml:space="preserve"> y su</w:t>
        </w:r>
      </w:ins>
      <w:del w:id="848" w:author="Carolina Vera" w:date="2018-03-01T12:45:00Z">
        <w:r>
          <w:rPr>
            <w:lang w:val="es-ES"/>
          </w:rPr>
          <w:delText xml:space="preserve"> cuya</w:delText>
        </w:r>
      </w:del>
      <w:r>
        <w:rPr>
          <w:lang w:val="es-ES"/>
          <w:rPrChange w:id="0" w:author="Carolina Vera" w:date="2018-02-28T15:59:00Z"/>
        </w:rPr>
        <w:t xml:space="preserve"> combinación lineal resulta en otra QS3</w:t>
      </w:r>
      <w:ins w:id="850" w:author="Carolina Vera" w:date="2018-03-01T12:45:00Z">
        <w:r>
          <w:rPr>
            <w:lang w:val="es-ES"/>
          </w:rPr>
          <w:t>,</w:t>
        </w:r>
      </w:ins>
      <w:r>
        <w:rPr>
          <w:lang w:val="es-ES"/>
          <w:rPrChange w:id="0" w:author="Carolina Vera" w:date="2018-02-28T15:59:00Z"/>
        </w:rPr>
        <w:t xml:space="preserve"> cuya fase depende de la amplitud relativa de cada componente. En verano predomina la PC1, mientras que en invierno predomina la PC2</w:t>
      </w:r>
      <w:ins w:id="852" w:author="Carolina Vera" w:date="2018-03-01T12:45:00Z">
        <w:r>
          <w:rPr>
            <w:lang w:val="es-ES"/>
          </w:rPr>
          <w:t>,</w:t>
        </w:r>
      </w:ins>
      <w:r>
        <w:rPr>
          <w:lang w:val="es-ES"/>
          <w:rPrChange w:id="0" w:author="Carolina Vera" w:date="2018-02-28T15:59:00Z"/>
        </w:rPr>
        <w:t xml:space="preserve"> como se muestra en la .</w:t>
      </w:r>
    </w:p>
    <w:p>
      <w:pPr>
        <w:pStyle w:val="TextBody"/>
        <w:rPr>
          <w:lang w:val="es-ES"/>
        </w:rPr>
      </w:pPr>
      <w:r>
        <w:rPr>
          <w:lang w:val="es-ES"/>
          <w:rPrChange w:id="0" w:author="Carolina Vera" w:date="2018-02-28T15:59:00Z"/>
        </w:rPr>
        <w:t>Se observa que enero, febrero y marzo tienen preponderancia de</w:t>
      </w:r>
      <w:ins w:id="855" w:author="Carolina Vera" w:date="2018-03-01T12:46:00Z">
        <w:r>
          <w:rPr>
            <w:lang w:val="es-ES"/>
          </w:rPr>
          <w:t xml:space="preserve"> </w:t>
        </w:r>
      </w:ins>
      <w:r>
        <w:rPr>
          <w:lang w:val="es-ES"/>
          <w:rPrChange w:id="0" w:author="Carolina Vera" w:date="2018-02-28T15:59:00Z"/>
        </w:rPr>
        <w:t>l</w:t>
      </w:r>
      <w:ins w:id="857" w:author="Carolina Vera" w:date="2018-03-01T12:46:00Z">
        <w:r>
          <w:rPr>
            <w:lang w:val="es-ES"/>
          </w:rPr>
          <w:t>a</w:t>
        </w:r>
      </w:ins>
      <w:r>
        <w:rPr>
          <w:lang w:val="es-ES"/>
          <w:rPrChange w:id="0" w:author="Carolina Vera" w:date="2018-02-28T15:59:00Z"/>
        </w:rPr>
        <w:t xml:space="preserve"> PC1 y casi nulo </w:t>
      </w:r>
      <w:ins w:id="859" w:author="Carolina Vera" w:date="2018-03-01T12:46:00Z">
        <w:r>
          <w:rPr>
            <w:lang w:val="es-ES"/>
          </w:rPr>
          <w:t xml:space="preserve">de la </w:t>
        </w:r>
      </w:ins>
      <w:r>
        <w:rPr>
          <w:lang w:val="es-ES"/>
          <w:rPrChange w:id="0" w:author="Carolina Vera" w:date="2018-02-28T15:59:00Z"/>
        </w:rPr>
        <w:t>PC2</w:t>
      </w:r>
      <w:ins w:id="861" w:author="Carolina Vera" w:date="2018-03-01T12:46:00Z">
        <w:r>
          <w:rPr>
            <w:lang w:val="es-ES"/>
          </w:rPr>
          <w:t>,</w:t>
        </w:r>
      </w:ins>
      <w:r>
        <w:rPr>
          <w:lang w:val="es-ES"/>
          <w:rPrChange w:id="0" w:author="Carolina Vera" w:date="2018-02-28T15:59:00Z"/>
        </w:rPr>
        <w:t xml:space="preserve"> por lo que podrían agruparse. Abril, mayo, agosto, septiembre y octubre tienen una mezcla similar de componentes, pero es conveniente separar los dos primeros para respetar la progresión temporal. Junio y julio tienen un comportamiento diferente al de los demás meses con gran magnitud de PC2. Noviembre y diciembre aparecen como </w:t>
      </w:r>
      <w:r>
        <w:rPr>
          <w:i/>
          <w:lang w:val="es-ES"/>
          <w:rPrChange w:id="0" w:author="Carolina Vera" w:date="2018-02-28T15:59:00Z">
            <w:rPr>
              <w:i/>
            </w:rPr>
          </w:rPrChange>
        </w:rPr>
        <w:t>outliers</w:t>
      </w:r>
      <w:r>
        <w:rPr>
          <w:lang w:val="es-ES"/>
          <w:rPrChange w:id="0" w:author="Carolina Vera" w:date="2018-02-28T15:59:00Z"/>
        </w:rPr>
        <w:t xml:space="preserve"> en este diagrama debido a que su mayor variabilidad (como se notó en la ) hace que no predomine ninguna componente principal. Podrían ser clasificarlos juntos como meses de “no estacionari</w:t>
      </w:r>
      <w:ins w:id="865" w:author="Leandro" w:date="2018-03-02T14:45:00Z">
        <w:r>
          <w:rPr>
            <w:lang w:val="es-ES"/>
          </w:rPr>
          <w:t>e</w:t>
        </w:r>
      </w:ins>
      <w:r>
        <w:rPr>
          <w:lang w:val="es-ES"/>
          <w:rPrChange w:id="0" w:author="Carolina Vera" w:date="2018-02-28T15:59:00Z"/>
        </w:rPr>
        <w:t>dad” indicando que se trata de una época del año donde la QS3 no está presente.</w:t>
      </w:r>
    </w:p>
    <w:p>
      <w:pPr>
        <w:pStyle w:val="TextBody"/>
        <w:rPr>
          <w:lang w:val="es-ES"/>
        </w:rPr>
      </w:pPr>
      <w:del w:id="867" w:author="Carolina Vera" w:date="2018-03-01T12:48:00Z">
        <w:r>
          <w:rPr>
            <w:lang w:val="es-ES"/>
          </w:rPr>
          <w:delText xml:space="preserve">En la  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 </w:delText>
        </w:r>
      </w:del>
      <w:del w:id="868" w:author="Carolina Vera" w:date="2018-03-01T12:48:00Z">
        <w:r>
          <w:rPr>
            <w:i/>
            <w:lang w:val="es-ES"/>
          </w:rPr>
          <w:delText>outliers</w:delText>
        </w:r>
      </w:del>
      <w:del w:id="869" w:author="Carolina Vera" w:date="2018-03-01T12:48:00Z">
        <w:r>
          <w:rPr>
            <w:lang w:val="es-ES"/>
          </w:rPr>
          <w:delText xml:space="preserve"> en este diagrama debido a que su mayor variabilidad (como se notó en la ) hace que no predomine ninguna componente principal. Es posible clasificarlos juntos como meses de “no estacionaridad” indicando que se trata de una época del año donde la QS3 no está presente.</w:delText>
        </w:r>
      </w:del>
    </w:p>
    <w:p>
      <w:pPr>
        <w:pStyle w:val="FigurewithCaption"/>
        <w:rPr/>
      </w:pPr>
      <w:r>
        <w:rPr/>
        <w:drawing>
          <wp:inline distT="0" distB="0" distL="0" distR="0">
            <wp:extent cx="5334000" cy="4376420"/>
            <wp:effectExtent l="0" t="0" r="0" b="0"/>
            <wp:docPr id="20" name="Image19" descr="Valor medio de las dos primeras componentes principales del campo de Z* reconstruido a partir de la QS3 para cada mes. Las líneas unen cada mes siguiendo el orden anual y los colores separan en las 5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Valor medio de las dos primeras componentes principales del campo de Z* reconstruido a partir de la QS3 para cada mes. Las líneas unen cada mes siguiendo el orden anual y los colores separan en las 5 estaciones definidas en el texto."/>
                    <pic:cNvPicPr>
                      <a:picLocks noChangeAspect="1" noChangeArrowheads="1"/>
                    </pic:cNvPicPr>
                  </pic:nvPicPr>
                  <pic:blipFill>
                    <a:blip r:embed="rId21"/>
                    <a:stretch>
                      <a:fillRect/>
                    </a:stretch>
                  </pic:blipFill>
                  <pic:spPr bwMode="auto">
                    <a:xfrm>
                      <a:off x="0" y="0"/>
                      <a:ext cx="5334000" cy="4376420"/>
                    </a:xfrm>
                    <a:prstGeom prst="rect">
                      <a:avLst/>
                    </a:prstGeom>
                  </pic:spPr>
                </pic:pic>
              </a:graphicData>
            </a:graphic>
          </wp:inline>
        </w:drawing>
      </w:r>
    </w:p>
    <w:p>
      <w:pPr>
        <w:pStyle w:val="ImageCaption"/>
        <w:rPr>
          <w:lang w:val="es-ES"/>
        </w:rPr>
      </w:pPr>
      <w:r>
        <w:rPr>
          <w:lang w:val="es-ES"/>
          <w:rPrChange w:id="0" w:author="Carolina Vera" w:date="2018-02-28T15:59:00Z"/>
        </w:rPr>
        <w:t>Valor medio de las dos primeras componentes principales del campo de Z* reconstruido a partir de la QS3 para cada mes. Las líneas unen cada mes siguiendo el orden anual y los colores separan en las 5 “estaciones” definidas en el texto.</w:t>
      </w:r>
    </w:p>
    <w:p>
      <w:pPr>
        <w:pStyle w:val="TextBody"/>
        <w:rPr>
          <w:lang w:val="es-ES"/>
        </w:rPr>
      </w:pPr>
      <w:del w:id="871" w:author="Carolina Vera" w:date="2018-03-01T12:48:00Z">
        <w:r>
          <w:rPr>
            <w:lang w:val="es-ES"/>
          </w:rPr>
          <w:delText>El efecto de e</w:delText>
        </w:r>
      </w:del>
      <w:ins w:id="872" w:author="Carolina Vera" w:date="2018-03-01T12:48:00Z">
        <w:r>
          <w:rPr>
            <w:lang w:val="es-ES"/>
          </w:rPr>
          <w:t>La descripción de la QS3 basada en e</w:t>
        </w:r>
      </w:ins>
      <w:r>
        <w:rPr>
          <w:lang w:val="es-ES"/>
          <w:rPrChange w:id="0" w:author="Carolina Vera" w:date="2018-02-28T15:59:00Z"/>
        </w:rPr>
        <w:t xml:space="preserve">sta nueva </w:t>
      </w:r>
      <w:del w:id="874" w:author="Carolina Vera" w:date="2018-03-01T12:48:00Z">
        <w:r>
          <w:rPr>
            <w:lang w:val="es-ES"/>
          </w:rPr>
          <w:delText xml:space="preserve">descripción </w:delText>
        </w:r>
      </w:del>
      <w:ins w:id="875" w:author="Carolina Vera" w:date="2018-03-01T12:48:00Z">
        <w:r>
          <w:rPr>
            <w:lang w:val="es-ES"/>
          </w:rPr>
          <w:t>descomp</w:t>
        </w:r>
      </w:ins>
      <w:ins w:id="876" w:author="Carolina Vera" w:date="2018-03-01T12:49:00Z">
        <w:r>
          <w:rPr>
            <w:lang w:val="es-ES"/>
          </w:rPr>
          <w:t>osición</w:t>
        </w:r>
      </w:ins>
      <w:ins w:id="877" w:author="Carolina Vera" w:date="2018-03-01T12:48:00Z">
        <w:r>
          <w:rPr>
            <w:lang w:val="es-ES"/>
          </w:rPr>
          <w:t xml:space="preserve"> </w:t>
        </w:r>
      </w:ins>
      <w:r>
        <w:rPr>
          <w:lang w:val="es-ES"/>
          <w:rPrChange w:id="0" w:author="Carolina Vera" w:date="2018-02-28T15:59:00Z"/>
        </w:rPr>
        <w:t xml:space="preserve">estacional se presenta en la , donde se muestra el campo de Z* reconstruido sólo a partir de la QS3 en 300 hPa y </w:t>
      </w:r>
      <w:del w:id="879" w:author="Carolina Vera" w:date="2018-03-01T12:49:00Z">
        <w:r>
          <w:rPr>
            <w:lang w:val="es-ES"/>
          </w:rPr>
          <w:delText xml:space="preserve">en la  que muestra </w:delText>
        </w:r>
      </w:del>
      <w:r>
        <w:rPr>
          <w:lang w:val="es-ES"/>
          <w:rPrChange w:id="0" w:author="Carolina Vera" w:date="2018-02-28T15:59:00Z"/>
        </w:rPr>
        <w:t>el corte vertical-zonal correspondiente</w:t>
      </w:r>
      <w:ins w:id="881" w:author="Carolina Vera" w:date="2018-03-01T12:49:00Z">
        <w:r>
          <w:rPr>
            <w:lang w:val="es-ES"/>
          </w:rPr>
          <w:t xml:space="preserve"> a 52.5</w:t>
        </w:r>
      </w:ins>
      <w:ins w:id="882" w:author="Leandro" w:date="2018-03-02T14:46:00Z">
        <w:r>
          <w:rPr>
            <w:lang w:val="es-ES"/>
          </w:rPr>
          <w:t>°</w:t>
        </w:r>
      </w:ins>
      <w:ins w:id="883" w:author="Carolina Vera" w:date="2018-03-01T12:49:00Z">
        <w:r>
          <w:rPr>
            <w:lang w:val="es-ES"/>
          </w:rPr>
          <w:t>S</w:t>
        </w:r>
      </w:ins>
      <w:r>
        <w:rPr>
          <w:lang w:val="es-ES"/>
          <w:rPrChange w:id="0" w:author="Carolina Vera" w:date="2018-02-28T15:59:00Z"/>
        </w:rPr>
        <w:t>. Comparando con las figuras  y  del Capítulo  se ve que los campos de las estaciones de transición (AM y ASO) son más similares entre sí tanto en el campo horizontal como en el corte meridional. Como era de esperarse, el bimestre ND prácticamente carece de valores medios significativos asociados con la QS3.</w:t>
      </w:r>
    </w:p>
    <w:p>
      <w:pPr>
        <w:pStyle w:val="FigurewithCaption"/>
        <w:rPr/>
      </w:pPr>
      <w:r>
        <w:rPr/>
        <w:drawing>
          <wp:inline distT="0" distB="0" distL="0" distR="0">
            <wp:extent cx="5334000" cy="5252085"/>
            <wp:effectExtent l="0" t="0" r="0" b="0"/>
            <wp:docPr id="21" name="Image20" descr="Z* media reconstruida a partir de la QS3 en 300hPa según las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Z* media reconstruida a partir de la QS3 en 300hPa según las estaciones definidas en el texto."/>
                    <pic:cNvPicPr>
                      <a:picLocks noChangeAspect="1" noChangeArrowheads="1"/>
                    </pic:cNvPicPr>
                  </pic:nvPicPr>
                  <pic:blipFill>
                    <a:blip r:embed="rId22"/>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media reconstruida a partir de la QS3 en 300hPa según las estaciones definidas en el texto.</w:t>
      </w:r>
    </w:p>
    <w:p>
      <w:pPr>
        <w:pStyle w:val="FigurewithCaption"/>
        <w:rPr/>
      </w:pPr>
      <w:r>
        <w:rPr/>
        <w:drawing>
          <wp:inline distT="0" distB="0" distL="0" distR="0">
            <wp:extent cx="5334000" cy="3501390"/>
            <wp:effectExtent l="0" t="0" r="0" b="0"/>
            <wp:docPr id="22" name="Image21" descr="Corte en 52.5°S de la Z* media reconstruida a partir de la QS3 en 300hPa según las estaciones definidas en 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Corte en 52.5°S de la Z* media reconstruida a partir de la QS3 en 300hPa según las estaciones definidas en el texto."/>
                    <pic:cNvPicPr>
                      <a:picLocks noChangeAspect="1" noChangeArrowheads="1"/>
                    </pic:cNvPicPr>
                  </pic:nvPicPr>
                  <pic:blipFill>
                    <a:blip r:embed="rId23"/>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en 52.5°S de la Z* media reconstruida a partir de la QS3 en 300hPa según las estaciones definidas en el texto.</w:t>
      </w:r>
    </w:p>
    <w:p>
      <w:pPr>
        <w:pStyle w:val="TextBody"/>
        <w:rPr>
          <w:lang w:val="es-ES"/>
        </w:rPr>
      </w:pPr>
      <w:ins w:id="887" w:author="Carolina Vera" w:date="2018-03-01T12:50:00Z">
        <w:r>
          <w:rPr>
            <w:lang w:val="es-ES"/>
          </w:rPr>
          <w:t>Además, l</w:t>
        </w:r>
      </w:ins>
      <w:del w:id="888" w:author="Carolina Vera" w:date="2018-03-01T12:50:00Z">
        <w:r>
          <w:rPr>
            <w:lang w:val="es-ES"/>
          </w:rPr>
          <w:delText>L</w:delText>
        </w:r>
      </w:del>
      <w:r>
        <w:rPr>
          <w:lang w:val="es-ES"/>
          <w:rPrChange w:id="0" w:author="Carolina Vera" w:date="2018-02-28T15:59:00Z"/>
        </w:rPr>
        <w:t>a inclinación vertical de las perturbaciones que en la  aparec</w:t>
      </w:r>
      <w:ins w:id="890" w:author="Carolina Vera" w:date="2018-03-01T12:50:00Z">
        <w:r>
          <w:rPr>
            <w:lang w:val="es-ES"/>
          </w:rPr>
          <w:t>e</w:t>
        </w:r>
      </w:ins>
      <w:del w:id="891" w:author="Carolina Vera" w:date="2018-03-01T12:50:00Z">
        <w:r>
          <w:rPr>
            <w:lang w:val="es-ES"/>
          </w:rPr>
          <w:delText>ía</w:delText>
        </w:r>
      </w:del>
      <w:r>
        <w:rPr>
          <w:lang w:val="es-ES"/>
          <w:rPrChange w:id="0" w:author="Carolina Vera" w:date="2018-02-28T15:59:00Z"/>
        </w:rPr>
        <w:t xml:space="preserve"> sólo levemente en invierno se observa con más claridad </w:t>
      </w:r>
      <w:ins w:id="893" w:author="Carolina Vera" w:date="2018-03-01T12:50:00Z">
        <w:r>
          <w:rPr>
            <w:lang w:val="es-ES"/>
          </w:rPr>
          <w:t>con</w:t>
        </w:r>
      </w:ins>
      <w:del w:id="894" w:author="Carolina Vera" w:date="2018-03-01T12:50:00Z">
        <w:r>
          <w:rPr>
            <w:lang w:val="es-ES"/>
          </w:rPr>
          <w:delText>en</w:delText>
        </w:r>
      </w:del>
      <w:r>
        <w:rPr>
          <w:lang w:val="es-ES"/>
          <w:rPrChange w:id="0" w:author="Carolina Vera" w:date="2018-02-28T15:59:00Z"/>
        </w:rPr>
        <w:t xml:space="preserve"> la nueva descripción estacional (). En el bimestre JJ la inclinación hacia el oeste es importante en la troposfera, estando presente también en AM y ASO en menor medida.</w:t>
      </w:r>
    </w:p>
    <w:p>
      <w:pPr>
        <w:pStyle w:val="TextBody"/>
        <w:rPr/>
      </w:pPr>
      <w:r>
        <w:rPr>
          <w:lang w:val="es-ES"/>
          <w:rPrChange w:id="0" w:author="Carolina Vera" w:date="2018-02-28T15:59:00Z"/>
        </w:rPr>
        <w:t xml:space="preserve">La teoría de ondas de Rossby indica que una inclinación hacia el oeste está asociada con transporte de calor hacia el polo por las perturbaciones y propagación vertical de las mismas (James, </w:t>
      </w:r>
      <w:hyperlink w:anchor="ref-James">
        <w:r>
          <w:rPr>
            <w:rStyle w:val="InternetLink"/>
            <w:lang w:val="es-ES"/>
          </w:rPr>
          <w:t>1994</w:t>
        </w:r>
      </w:hyperlink>
      <w:r>
        <w:rPr>
          <w:lang w:val="es-ES"/>
          <w:rPrChange w:id="0" w:author="Carolina Vera" w:date="2018-02-28T15:59:00Z"/>
        </w:rPr>
        <w:t xml:space="preserve">). Esto podría explicar la variación estacional de la extensión vertical de la QS3, la cual </w:t>
      </w:r>
      <w:ins w:id="898" w:author="Carolina Vera" w:date="2018-03-01T12:50:00Z">
        <w:r>
          <w:rPr>
            <w:lang w:val="es-ES"/>
          </w:rPr>
          <w:t>tendría condiciones favorables para desarrollar</w:t>
        </w:r>
      </w:ins>
      <w:ins w:id="899" w:author="Leandro" w:date="2018-03-02T14:48:00Z">
        <w:r>
          <w:rPr>
            <w:lang w:val="es-ES"/>
          </w:rPr>
          <w:t>s</w:t>
        </w:r>
      </w:ins>
      <w:ins w:id="900" w:author="Carolina Vera" w:date="2018-03-01T12:50:00Z">
        <w:r>
          <w:rPr>
            <w:lang w:val="es-ES"/>
          </w:rPr>
          <w:t>e</w:t>
        </w:r>
      </w:ins>
      <w:del w:id="901" w:author="Leandro" w:date="2018-03-02T14:48:00Z">
        <w:r>
          <w:rPr>
            <w:lang w:val="es-ES"/>
          </w:rPr>
          <w:delText>s</w:delText>
        </w:r>
      </w:del>
      <w:ins w:id="902" w:author="Carolina Vera" w:date="2018-03-01T12:50:00Z">
        <w:r>
          <w:rPr>
            <w:lang w:val="es-ES"/>
          </w:rPr>
          <w:t xml:space="preserve"> </w:t>
        </w:r>
      </w:ins>
      <w:del w:id="903" w:author="Carolina Vera" w:date="2018-03-01T12:50:00Z">
        <w:r>
          <w:rPr>
            <w:lang w:val="es-ES"/>
          </w:rPr>
          <w:delText>llegaría a</w:delText>
        </w:r>
      </w:del>
      <w:ins w:id="904" w:author="Carolina Vera" w:date="2018-03-01T12:51:00Z">
        <w:r>
          <w:rPr>
            <w:lang w:val="es-ES"/>
          </w:rPr>
          <w:t>en</w:t>
        </w:r>
      </w:ins>
      <w:r>
        <w:rPr>
          <w:lang w:val="es-ES"/>
          <w:rPrChange w:id="0" w:author="Carolina Vera" w:date="2018-02-28T15:59:00Z"/>
        </w:rPr>
        <w:t xml:space="preserve"> la estratósfera alta en JJ, cuando la inclinación es máxima y quedaría atrapada en niveles más bajos en verano cuando la inclinación es mínima.</w:t>
      </w:r>
    </w:p>
    <w:p>
      <w:pPr>
        <w:pStyle w:val="FigurewithCaption"/>
        <w:rPr/>
      </w:pPr>
      <w:r>
        <w:rPr/>
        <w:drawing>
          <wp:inline distT="0" distB="0" distL="0" distR="0">
            <wp:extent cx="5334000" cy="3501390"/>
            <wp:effectExtent l="0" t="0" r="0" b="0"/>
            <wp:docPr id="23" name="Image22" descr="Correlación lageada para cada mes con los 12 sig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Correlación lageada para cada mes con los 12 sigientes."/>
                    <pic:cNvPicPr>
                      <a:picLocks noChangeAspect="1" noChangeArrowheads="1"/>
                    </pic:cNvPicPr>
                  </pic:nvPicPr>
                  <pic:blipFill>
                    <a:blip r:embed="rId24"/>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Correlación lageada para cada mes con los 12 sigientes.</w:t>
      </w:r>
    </w:p>
    <w:p>
      <w:pPr>
        <w:pStyle w:val="TextBody"/>
        <w:rPr>
          <w:lang w:val="es-ES"/>
        </w:rPr>
      </w:pPr>
      <w:ins w:id="907" w:author="Carolina Vera" w:date="2018-03-01T12:51:00Z">
        <w:r>
          <w:rPr>
            <w:lang w:val="es-ES"/>
          </w:rPr>
          <w:t xml:space="preserve">De manera de explorar la persistencia de la actividad de la QS3, </w:t>
        </w:r>
      </w:ins>
      <w:del w:id="908" w:author="Carolina Vera" w:date="2018-03-01T12:51:00Z">
        <w:r>
          <w:rPr>
            <w:lang w:val="es-ES"/>
          </w:rPr>
          <w:delText xml:space="preserve">En complemento </w:delText>
        </w:r>
      </w:del>
      <w:r>
        <w:rPr>
          <w:lang w:val="es-ES"/>
          <w:rPrChange w:id="0" w:author="Carolina Vera" w:date="2018-02-28T15:59:00Z"/>
        </w:rPr>
        <w:t xml:space="preserve">se presenta la , que muestra la correlación </w:t>
      </w:r>
      <w:del w:id="910" w:author="Carolina Vera" w:date="2018-03-01T12:52:00Z">
        <w:r>
          <w:rPr>
            <w:lang w:val="es-ES"/>
          </w:rPr>
          <w:delText xml:space="preserve">lageada </w:delText>
        </w:r>
      </w:del>
      <w:ins w:id="911" w:author="Carolina Vera" w:date="2018-03-01T12:52:00Z">
        <w:r>
          <w:rPr>
            <w:lang w:val="es-ES"/>
          </w:rPr>
          <w:t xml:space="preserve">desfasada </w:t>
        </w:r>
      </w:ins>
      <w:r>
        <w:rPr>
          <w:lang w:val="es-ES"/>
          <w:rPrChange w:id="0" w:author="Carolina Vera" w:date="2018-02-28T15:59:00Z"/>
        </w:rPr>
        <w:t xml:space="preserve">del campo de QS3 correspondiente a cada mes con </w:t>
      </w:r>
      <w:ins w:id="913" w:author="Carolina Vera" w:date="2018-03-01T12:52:00Z">
        <w:r>
          <w:rPr>
            <w:lang w:val="es-ES"/>
          </w:rPr>
          <w:t xml:space="preserve">todos </w:t>
        </w:r>
      </w:ins>
      <w:r>
        <w:rPr>
          <w:lang w:val="es-ES"/>
          <w:rPrChange w:id="0" w:author="Carolina Vera" w:date="2018-02-28T15:59:00Z"/>
        </w:rPr>
        <w:t>los demás. Es decir, el valor de enero con el</w:t>
      </w:r>
      <w:ins w:id="915" w:author="Carolina Vera" w:date="2018-03-01T12:52:00Z">
        <w:r>
          <w:rPr>
            <w:lang w:val="es-ES"/>
          </w:rPr>
          <w:t xml:space="preserve"> de</w:t>
        </w:r>
      </w:ins>
      <w:r>
        <w:rPr>
          <w:lang w:val="es-ES"/>
          <w:rPrChange w:id="0" w:author="Carolina Vera" w:date="2018-02-28T15:59:00Z"/>
        </w:rPr>
        <w:t xml:space="preserve"> febrero siguiente representa la correlación entre los campos de QS3 de todos los eneros con los campos de todos los febreros que les siguen. La línea escalonada marca la separación del año de manera que un número a la </w:t>
      </w:r>
      <w:del w:id="917" w:author="Carolina Vera" w:date="2018-03-01T12:52:00Z">
        <w:r>
          <w:rPr>
            <w:lang w:val="es-ES"/>
          </w:rPr>
          <w:delText xml:space="preserve">izquierda </w:delText>
        </w:r>
      </w:del>
      <w:ins w:id="918" w:author="Carolina Vera" w:date="2018-03-01T12:52:00Z">
        <w:r>
          <w:rPr>
            <w:lang w:val="es-ES"/>
          </w:rPr>
          <w:t xml:space="preserve">derecha </w:t>
        </w:r>
      </w:ins>
      <w:r>
        <w:rPr>
          <w:lang w:val="es-ES"/>
          <w:rPrChange w:id="0" w:author="Carolina Vera" w:date="2018-02-28T15:59:00Z"/>
        </w:rPr>
        <w:t>de ésta implica correlación de ese mes con meses del año siguiente. Las correlaciones justo a la izquierda de la línea escalonada son positivas y relativamente altas para casi todos los meses salvo noviembre, diciembre y agosto</w:t>
      </w:r>
      <w:commentRangeStart w:id="34"/>
      <w:r>
        <w:rPr>
          <w:lang w:val="es-ES"/>
          <w:rPrChange w:id="0" w:author="Carolina Vera" w:date="2018-02-28T15:59:00Z"/>
        </w:rPr>
        <w:t>. Esto implica que el comportamiento de la QS3 en estos meses tiene poca similitud de un año a otro</w:t>
      </w:r>
      <w:r>
        <w:rPr>
          <w:lang w:val="es-ES"/>
        </w:rPr>
      </w:r>
      <w:commentRangeEnd w:id="34"/>
      <w:r>
        <w:commentReference w:id="34"/>
      </w:r>
      <w:r>
        <w:rPr>
          <w:lang w:val="es-ES"/>
          <w:rPrChange w:id="0" w:author="Carolina Vera" w:date="2018-02-28T15:59:00Z"/>
        </w:rPr>
        <w:t>. Noviembre y diciembre también presentan bajas correlaciones en general con los demás meses, lo que es coherente con los resultados de las secciones anteriores, es decir, al ser meses con actividad de la onda 3 poco estacionaria, sus campos de QS3 no son consistentemente similares con ningún otro mes. Esta interpretación no parece posible para agosto, ya que su variabilidad no es particularmente alta ().</w:t>
      </w:r>
      <w:ins w:id="922" w:author="Carolina Vera" w:date="2018-03-01T12:54:00Z">
        <w:r>
          <w:rPr>
            <w:lang w:val="es-ES"/>
          </w:rPr>
          <w:t>(seria interesante que describas las correlaciones altas entre enero, f</w:t>
        </w:r>
      </w:ins>
      <w:ins w:id="923" w:author="Carolina Vera" w:date="2018-03-01T12:55:00Z">
        <w:r>
          <w:rPr>
            <w:lang w:val="es-ES"/>
          </w:rPr>
          <w:t>ebrero y marzo</w:t>
        </w:r>
      </w:ins>
      <w:ins w:id="924" w:author="Carolina Vera" w:date="2018-03-01T12:56:00Z">
        <w:r>
          <w:rPr>
            <w:lang w:val="es-ES"/>
          </w:rPr>
          <w:t>, tomando como base febrero por ejemplo,</w:t>
        </w:r>
      </w:ins>
      <w:ins w:id="925" w:author="Carolina Vera" w:date="2018-03-01T12:55:00Z">
        <w:r>
          <w:rPr>
            <w:lang w:val="es-ES"/>
          </w:rPr>
          <w:t xml:space="preserve"> que estaría indicando una persistencia de la QS3 a lo largo de los 3 meses de verano, que se podría especular que sea debido a la influencia de los eventos del ENSO)</w:t>
        </w:r>
      </w:ins>
    </w:p>
    <w:p>
      <w:pPr>
        <w:pStyle w:val="TextBody"/>
        <w:rPr>
          <w:lang w:val="es-ES"/>
        </w:rPr>
      </w:pPr>
      <w:r>
        <w:rPr>
          <w:lang w:val="es-ES"/>
          <w:rPrChange w:id="0" w:author="Carolina Vera" w:date="2018-02-28T15:59:00Z"/>
        </w:rPr>
        <w:t>Los valores de un mes a la derecha de la línea escalonada son en generalmente altos indicando buena concordancia entre los campos de un mes y el siguiente. Para esto nuevamente las excepciones son noviembre, diciembre y julio.</w:t>
      </w:r>
    </w:p>
    <w:p>
      <w:pPr>
        <w:pStyle w:val="TextBody"/>
        <w:rPr>
          <w:lang w:val="es-ES"/>
        </w:rPr>
      </w:pPr>
      <w:r>
        <w:rPr>
          <w:lang w:val="es-ES"/>
          <w:rPrChange w:id="0" w:author="Carolina Vera" w:date="2018-02-28T15:59:00Z"/>
        </w:rPr>
        <w:t xml:space="preserve">Las correlaciones entre meses corridos 6 meses son bajas para los meses de verano e invierno y medias para los meses de transición. </w:t>
      </w:r>
      <w:commentRangeStart w:id="35"/>
      <w:r>
        <w:rPr>
          <w:lang w:val="es-ES"/>
          <w:rPrChange w:id="0" w:author="Carolina Vera" w:date="2018-02-28T15:59:00Z"/>
        </w:rPr>
        <w:t>Es decir, los meses de verano son muy distintos de los de invierno,</w:t>
      </w:r>
      <w:r>
        <w:rPr>
          <w:lang w:val="es-ES"/>
        </w:rPr>
      </w:r>
      <w:commentRangeEnd w:id="35"/>
      <w:r>
        <w:commentReference w:id="35"/>
      </w:r>
      <w:r>
        <w:rPr>
          <w:lang w:val="es-ES"/>
          <w:rPrChange w:id="0" w:author="Carolina Vera" w:date="2018-02-28T15:59:00Z"/>
        </w:rPr>
        <w:t xml:space="preserve"> mientras que los de transición son medianamente parecidos a todos. Esta es una consecuencia del ciclo anual de la fase ().</w:t>
      </w:r>
    </w:p>
    <w:p>
      <w:pPr>
        <w:pStyle w:val="TextBody"/>
        <w:rPr/>
      </w:pPr>
      <w:r>
        <w:rPr>
          <w:lang w:val="es-ES"/>
          <w:rPrChange w:id="0" w:author="Carolina Vera" w:date="2018-02-28T15:59:00Z"/>
        </w:rPr>
        <w:t xml:space="preserve">El uso de componentes principales para el análisis de una onda que cambia de fase es similar a la metodología utilizada para el monitoreo de la MJO (Wheeler y Hendon, </w:t>
      </w:r>
      <w:hyperlink w:anchor="ref-Wheeler2004">
        <w:r>
          <w:rPr>
            <w:rStyle w:val="InternetLink"/>
            <w:lang w:val="es-ES"/>
          </w:rPr>
          <w:t>2004</w:t>
        </w:r>
      </w:hyperlink>
      <w:r>
        <w:rPr>
          <w:lang w:val="es-ES"/>
          <w:rPrChange w:id="0" w:author="Carolina Vera" w:date="2018-02-28T15:59:00Z"/>
        </w:rPr>
        <w:t>) por lo que sería posible su utilización como indicador de la actividad de la QS3 distinto de la amplitud media de Fourier. Una desventaja de la descomposición estacional obtenida es que no todas las estaciones tienen la misma cantidad de meses, lo cual dificulta la comparación estadística entre distintas estaciones. La exploración de dicho indicador está por fuera del objetivo de este trabajo.</w:t>
      </w:r>
    </w:p>
    <w:p>
      <w:pPr>
        <w:pStyle w:val="Heading2"/>
        <w:rPr>
          <w:lang w:val="es-ES"/>
        </w:rPr>
      </w:pPr>
      <w:bookmarkStart w:id="22" w:name="r2"/>
      <w:bookmarkEnd w:id="22"/>
      <w:r>
        <w:rPr>
          <w:lang w:val="es-ES"/>
          <w:rPrChange w:id="0" w:author="Carolina Vera" w:date="2018-02-28T15:59:00Z"/>
        </w:rPr>
        <w:t>R2</w:t>
      </w:r>
    </w:p>
    <w:p>
      <w:pPr>
        <w:pStyle w:val="FirstParagraph"/>
        <w:rPr>
          <w:lang w:val="es-ES"/>
        </w:rPr>
      </w:pPr>
      <w:r>
        <w:rPr>
          <w:lang w:val="es-ES"/>
          <w:rPrChange w:id="0" w:author="Carolina Vera" w:date="2018-02-28T15:59:00Z"/>
        </w:rPr>
        <w:t>En el  se discutió la relevancia del parámetro R2 como indicador de las características de la QS3. En particular, se mostró que la estructura vertical de la varianza explicada por la QS3 para cada estación () se caracteriza por máxi</w:t>
      </w:r>
      <w:del w:id="934" w:author="Carolina Vera" w:date="2018-03-01T12:57:00Z">
        <w:r>
          <w:rPr>
            <w:lang w:val="es-ES"/>
          </w:rPr>
          <w:delText>x</w:delText>
        </w:r>
      </w:del>
      <w:r>
        <w:rPr>
          <w:lang w:val="es-ES"/>
          <w:rPrChange w:id="0" w:author="Carolina Vera" w:date="2018-02-28T15:59:00Z"/>
        </w:rPr>
        <w:t>mos valores cerca de 45°S entre la superific</w:t>
      </w:r>
      <w:ins w:id="936" w:author="Carolina Vera" w:date="2018-03-01T12:57:00Z">
        <w:r>
          <w:rPr>
            <w:lang w:val="es-ES"/>
          </w:rPr>
          <w:t>i</w:t>
        </w:r>
      </w:ins>
      <w:r>
        <w:rPr>
          <w:lang w:val="es-ES"/>
          <w:rPrChange w:id="0" w:author="Carolina Vera" w:date="2018-02-28T15:59:00Z"/>
        </w:rPr>
        <w:t xml:space="preserve">e y los 200hPa y un ciclo anual con máximo en invierno y mínimo en verano. En esta sección se explora su </w:t>
      </w:r>
      <w:del w:id="938" w:author="Carolina Vera" w:date="2018-03-01T12:58:00Z">
        <w:r>
          <w:rPr>
            <w:lang w:val="es-ES"/>
          </w:rPr>
          <w:delText xml:space="preserve">estructura </w:delText>
        </w:r>
      </w:del>
      <w:ins w:id="939" w:author="Carolina Vera" w:date="2018-03-01T12:58:00Z">
        <w:r>
          <w:rPr>
            <w:lang w:val="es-ES"/>
          </w:rPr>
          <w:t xml:space="preserve">distribución </w:t>
        </w:r>
      </w:ins>
      <w:r>
        <w:rPr>
          <w:lang w:val="es-ES"/>
          <w:rPrChange w:id="0" w:author="Carolina Vera" w:date="2018-02-28T15:59:00Z"/>
        </w:rPr>
        <w:t>horizontal</w:t>
      </w:r>
      <w:ins w:id="941" w:author="Carolina Vera" w:date="2018-03-01T12:58:00Z">
        <w:r>
          <w:rPr>
            <w:lang w:val="es-ES"/>
          </w:rPr>
          <w:t xml:space="preserve"> para la QS3</w:t>
        </w:r>
      </w:ins>
      <w:r>
        <w:rPr>
          <w:lang w:val="es-ES"/>
          <w:rPrChange w:id="0" w:author="Carolina Vera" w:date="2018-02-28T15:59:00Z"/>
        </w:rPr>
        <w:t xml:space="preserve">. Para esto, </w:t>
      </w:r>
      <w:commentRangeStart w:id="36"/>
      <w:r>
        <w:rPr>
          <w:lang w:val="es-ES"/>
          <w:rPrChange w:id="0" w:author="Carolina Vera" w:date="2018-02-28T15:59:00Z"/>
        </w:rPr>
        <w:t xml:space="preserve">se toma como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la correlación cuadrada entre el valor de Z* y el de QS3 correspondiente para cada punto de grilla y cada mes.</w:t>
      </w:r>
      <w:commentRangeEnd w:id="36"/>
      <w:r>
        <w:commentReference w:id="36"/>
      </w:r>
      <w:r>
        <w:rPr>
          <w:lang w:val="es-ES"/>
        </w:rPr>
      </w:r>
    </w:p>
    <w:p>
      <w:pPr>
        <w:pStyle w:val="FigurewithCaption"/>
        <w:rPr/>
      </w:pPr>
      <w:r>
        <w:rPr/>
        <w:drawing>
          <wp:inline distT="0" distB="0" distL="0" distR="0">
            <wp:extent cx="5334000" cy="5252085"/>
            <wp:effectExtent l="0" t="0" r="0" b="0"/>
            <wp:docPr id="24" name="Image23" descr="Valores de Correlación cuadrada media entre Z* en 300hPa y QS3 (sombrados). Los contornos indican los centros de máximas anomalías positivas (rojo) y negativas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Valores de Correlación cuadrada media entre Z* en 300hPa y QS3 (sombrados). Los contornos indican los centros de máximas anomalías positivas (rojo) y negativas (azul)"/>
                    <pic:cNvPicPr>
                      <a:picLocks noChangeAspect="1" noChangeArrowheads="1"/>
                    </pic:cNvPicPr>
                  </pic:nvPicPr>
                  <pic:blipFill>
                    <a:blip r:embed="rId25"/>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Valores de Correlación cuadrada media entre Z* en 300hPa y QS3 (sombrados). Los contornos indican los centros de máximas anomalías positivas (rojo) y negativas (azul)</w:t>
      </w:r>
    </w:p>
    <w:p>
      <w:pPr>
        <w:pStyle w:val="TextBody"/>
        <w:rPr>
          <w:lang w:val="es-ES"/>
        </w:rPr>
      </w:pPr>
      <w:r>
        <w:rPr>
          <w:lang w:val="es-ES"/>
          <w:rPrChange w:id="0" w:author="Carolina Vera" w:date="2018-02-28T15:59:00Z"/>
        </w:rPr>
        <w:t xml:space="preserve">Los campos horizontales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w:t>
      </w:r>
      <w:del w:id="948" w:author="Carolina Vera" w:date="2018-03-01T13:02:00Z">
        <w:r>
          <w:rPr>
            <w:lang w:val="es-ES"/>
          </w:rPr>
          <w:delText xml:space="preserve">para </w:delText>
        </w:r>
      </w:del>
      <w:ins w:id="949" w:author="Carolina Vera" w:date="2018-03-01T13:02:00Z">
        <w:r>
          <w:rPr>
            <w:lang w:val="es-ES"/>
          </w:rPr>
          <w:t xml:space="preserve">en </w:t>
        </w:r>
      </w:ins>
      <w:r>
        <w:rPr>
          <w:lang w:val="es-ES"/>
          <w:rPrChange w:id="0" w:author="Carolina Vera" w:date="2018-02-28T15:59:00Z"/>
        </w:rPr>
        <w:t>300hPa se muestran en la . En las cuatro estaciones</w:t>
      </w:r>
      <w:ins w:id="951" w:author="Carolina Vera" w:date="2018-03-01T13:02:00Z">
        <w:r>
          <w:rPr>
            <w:lang w:val="es-ES"/>
          </w:rPr>
          <w:t>,</w:t>
        </w:r>
      </w:ins>
      <w:r>
        <w:rPr>
          <w:lang w:val="es-ES"/>
          <w:rPrChange w:id="0" w:author="Carolina Vera" w:date="2018-02-28T15:59:00Z"/>
        </w:rPr>
        <w:t xml:space="preserve"> la QS3 explica la mayor parte de la varianza en el hemi</w:t>
      </w:r>
      <w:ins w:id="953" w:author="Leandro" w:date="2018-03-02T14:56:00Z">
        <w:r>
          <w:rPr>
            <w:lang w:val="es-ES"/>
          </w:rPr>
          <w:t>s</w:t>
        </w:r>
      </w:ins>
      <w:r>
        <w:rPr>
          <w:lang w:val="es-ES"/>
          <w:rPrChange w:id="0" w:author="Carolina Vera" w:date="2018-02-28T15:59:00Z"/>
        </w:rPr>
        <w:t xml:space="preserve">ferio </w:t>
      </w:r>
      <w:del w:id="955" w:author="Leandro" w:date="2018-03-02T14:57:00Z">
        <w:r>
          <w:rPr>
            <w:lang w:val="es-ES"/>
          </w:rPr>
          <w:delText xml:space="preserve">oeste </w:delText>
        </w:r>
      </w:del>
      <w:ins w:id="956" w:author="Leandro" w:date="2018-03-02T14:57:00Z">
        <w:r>
          <w:rPr>
            <w:lang w:val="es-ES"/>
          </w:rPr>
          <w:t xml:space="preserve">occidental </w:t>
        </w:r>
      </w:ins>
      <w:r>
        <w:rPr>
          <w:lang w:val="es-ES"/>
          <w:rPrChange w:id="0" w:author="Carolina Vera" w:date="2018-02-28T15:59:00Z"/>
        </w:rPr>
        <w:t>entre 60°S y 45°S. Lejos de ser homogéneos, los campos muestran tres máximos localizados con cierta persistencia durante el año. El primero, al sur del Índico, está presente en verano y otoño en 60°E que se encuentra más hacia el este en invierno y primavera. Algo similar sucede con el segundo máximo ubicado al sur del Pacífico, que se encuentra en 180° en otoño y en 120°</w:t>
      </w:r>
      <w:ins w:id="958" w:author="Leandro" w:date="2018-03-02T14:57:00Z">
        <w:r>
          <w:rPr>
            <w:lang w:val="es-ES"/>
          </w:rPr>
          <w:t>E</w:t>
        </w:r>
      </w:ins>
      <w:r>
        <w:rPr>
          <w:lang w:val="es-ES"/>
          <w:rPrChange w:id="0" w:author="Carolina Vera" w:date="2018-02-28T15:59:00Z"/>
        </w:rPr>
        <w:t xml:space="preserve"> en primavera. Se observa un tercer máximo en el Atlántico sur cuya ubicación varía longitudinalmente poco. En verano y otoño se distingue un máximo en latitudes bajas en el pacífico central.</w:t>
      </w:r>
    </w:p>
    <w:p>
      <w:pPr>
        <w:pStyle w:val="TextBody"/>
        <w:rPr>
          <w:lang w:val="es-ES"/>
        </w:rPr>
      </w:pPr>
      <w:r>
        <w:rPr>
          <w:lang w:val="es-ES"/>
          <w:rPrChange w:id="0" w:author="Carolina Vera" w:date="2018-02-28T15:59:00Z"/>
        </w:rPr>
        <w:t xml:space="preserve">Si se compara la posición de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con los centros de QS3, en verano, el máximo del Índico, por ejemplo, coincide con un centro </w:t>
      </w:r>
      <w:ins w:id="962" w:author="Carolina Vera" w:date="2018-03-01T13:04:00Z">
        <w:r>
          <w:rPr>
            <w:lang w:val="es-ES"/>
          </w:rPr>
          <w:t xml:space="preserve">anómalamente </w:t>
        </w:r>
      </w:ins>
      <w:r>
        <w:rPr>
          <w:lang w:val="es-ES"/>
          <w:rPrChange w:id="0" w:author="Carolina Vera" w:date="2018-02-28T15:59:00Z"/>
        </w:rPr>
        <w:t xml:space="preserve">anticiclónico. </w:t>
      </w:r>
      <w:del w:id="964" w:author="Leandro" w:date="2018-03-02T14:58:00Z">
        <w:r>
          <w:rPr>
            <w:lang w:val="es-ES"/>
          </w:rPr>
          <w:delText xml:space="preserve">Pero </w:delText>
        </w:r>
      </w:del>
      <w:ins w:id="965" w:author="Leandro" w:date="2018-03-02T14:58:00Z">
        <w:r>
          <w:rPr>
            <w:lang w:val="es-ES"/>
          </w:rPr>
          <w:t xml:space="preserve">No obstante, </w:t>
        </w:r>
      </w:ins>
      <w:del w:id="966" w:author="Leandro" w:date="2018-03-02T14:58:00Z">
        <w:r>
          <w:rPr>
            <w:lang w:val="es-ES"/>
          </w:rPr>
          <w:delText>en otoño</w:delText>
        </w:r>
      </w:del>
      <w:r>
        <w:rPr>
          <w:lang w:val="es-ES"/>
          <w:rPrChange w:id="0" w:author="Carolina Vera" w:date="2018-02-28T15:59:00Z"/>
        </w:rPr>
        <w:t xml:space="preserve"> el máximo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w:t>
      </w:r>
      <w:ins w:id="969" w:author="Leandro" w:date="2018-03-02T14:58:00Z">
        <w:r>
          <w:rPr>
            <w:lang w:val="es-ES"/>
          </w:rPr>
          <w:t xml:space="preserve">de otoño </w:t>
        </w:r>
      </w:ins>
      <w:r>
        <w:rPr>
          <w:lang w:val="es-ES"/>
          <w:rPrChange w:id="0" w:author="Carolina Vera" w:date="2018-02-28T15:59:00Z"/>
        </w:rPr>
        <w:t xml:space="preserve">sobre esa cuenca se encuentra entre dos centros de la onda y lo mismo pasa con el máximo del Atlántico. Éste último coincide con un centro </w:t>
      </w:r>
      <w:ins w:id="971" w:author="Carolina Vera" w:date="2018-03-01T13:04:00Z">
        <w:r>
          <w:rPr>
            <w:lang w:val="es-ES"/>
          </w:rPr>
          <w:t xml:space="preserve">de anomalía </w:t>
        </w:r>
      </w:ins>
      <w:r>
        <w:rPr>
          <w:lang w:val="es-ES"/>
          <w:rPrChange w:id="0" w:author="Carolina Vera" w:date="2018-02-28T15:59:00Z"/>
        </w:rPr>
        <w:t>anticiclónic</w:t>
      </w:r>
      <w:del w:id="973" w:author="Carolina Vera" w:date="2018-03-01T13:05:00Z">
        <w:r>
          <w:rPr>
            <w:lang w:val="es-ES"/>
          </w:rPr>
          <w:delText>o</w:delText>
        </w:r>
      </w:del>
      <w:ins w:id="974" w:author="Carolina Vera" w:date="2018-03-01T13:05:00Z">
        <w:r>
          <w:rPr>
            <w:lang w:val="es-ES"/>
          </w:rPr>
          <w:t>a</w:t>
        </w:r>
      </w:ins>
      <w:r>
        <w:rPr>
          <w:lang w:val="es-ES"/>
          <w:rPrChange w:id="0" w:author="Carolina Vera" w:date="2018-02-28T15:59:00Z"/>
        </w:rPr>
        <w:t xml:space="preserve">, aunque en invierno está más cerca de uno ciclónico. En suma, no parece haber una asociación entre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28T15:59:00Z"/>
        </w:rPr>
        <w:t xml:space="preserve"> y la ubicación de los centros de la QS3.</w:t>
      </w:r>
    </w:p>
    <w:p>
      <w:pPr>
        <w:pStyle w:val="TextBody"/>
        <w:rPr>
          <w:lang w:val="es-ES"/>
          <w:ins w:id="992" w:author="Carolina Vera" w:date="2018-03-01T14:21:00Z"/>
        </w:rPr>
      </w:pPr>
      <w:r>
        <w:rPr>
          <w:lang w:val="es-ES"/>
          <w:rPrChange w:id="0" w:author="Carolina Vera" w:date="2018-02-28T15:59:00Z"/>
        </w:rPr>
        <w:t xml:space="preserve">Se realizó el mismo análisis en base a las estaciones definidas </w:t>
      </w:r>
      <w:del w:id="978" w:author="Carolina Vera" w:date="2018-03-01T13:05:00Z">
        <w:r>
          <w:rPr>
            <w:lang w:val="es-ES"/>
          </w:rPr>
          <w:delText xml:space="preserve">en la  </w:delText>
        </w:r>
      </w:del>
      <w:r>
        <w:rPr>
          <w:lang w:val="es-ES"/>
          <w:rPrChange w:id="0" w:author="Carolina Vera" w:date="2018-02-28T15:59:00Z"/>
        </w:rPr>
        <w:t xml:space="preserve">según las características de la QS3 y </w:t>
      </w:r>
      <w:del w:id="980" w:author="Carolina Vera" w:date="2018-03-01T13:05:00Z">
        <w:r>
          <w:rPr>
            <w:lang w:val="es-ES"/>
          </w:rPr>
          <w:delText xml:space="preserve">se confirmó que </w:delText>
        </w:r>
      </w:del>
      <w:r>
        <w:rPr>
          <w:lang w:val="es-ES"/>
          <w:rPrChange w:id="0" w:author="Carolina Vera" w:date="2018-02-28T15:59:00Z"/>
        </w:rPr>
        <w:t>l</w:t>
      </w:r>
      <w:ins w:id="982" w:author="Carolina Vera" w:date="2018-03-01T13:05:00Z">
        <w:r>
          <w:rPr>
            <w:lang w:val="es-ES"/>
          </w:rPr>
          <w:t>o</w:t>
        </w:r>
      </w:ins>
      <w:del w:id="983" w:author="Carolina Vera" w:date="2018-03-01T13:05:00Z">
        <w:r>
          <w:rPr>
            <w:lang w:val="es-ES"/>
          </w:rPr>
          <w:delText>a</w:delText>
        </w:r>
      </w:del>
      <w:r>
        <w:rPr>
          <w:lang w:val="es-ES"/>
          <w:rPrChange w:id="0" w:author="Carolina Vera" w:date="2018-02-28T15:59:00Z"/>
        </w:rPr>
        <w:t xml:space="preserve">s </w:t>
      </w:r>
      <w:ins w:id="985" w:author="Carolina Vera" w:date="2018-03-01T13:05:00Z">
        <w:r>
          <w:rPr>
            <w:lang w:val="es-ES"/>
          </w:rPr>
          <w:t xml:space="preserve">resultados </w:t>
        </w:r>
      </w:ins>
      <w:del w:id="986" w:author="Carolina Vera" w:date="2018-03-01T13:05:00Z">
        <w:r>
          <w:rPr>
            <w:lang w:val="es-ES"/>
          </w:rPr>
          <w:delText xml:space="preserve">características </w:delText>
        </w:r>
      </w:del>
      <w:r>
        <w:rPr>
          <w:lang w:val="es-ES"/>
          <w:rPrChange w:id="0" w:author="Carolina Vera" w:date="2018-02-28T15:59:00Z"/>
        </w:rPr>
        <w:t>generales no se modifican.</w:t>
      </w:r>
      <w:ins w:id="988" w:author="Carolina Vera" w:date="2018-03-01T13:05:00Z">
        <w:r>
          <w:rPr>
            <w:lang w:val="es-ES"/>
          </w:rPr>
          <w:t xml:space="preserve"> </w:t>
        </w:r>
      </w:ins>
      <w:r>
        <w:rPr>
          <w:lang w:val="es-ES"/>
          <w:rPrChange w:id="0" w:author="Carolina Vera" w:date="2018-02-28T15:59:00Z"/>
        </w:rPr>
        <w:t xml:space="preserve">Las principales diferencias son un debilitamiento de los máximos de </w:t>
      </w:r>
      <w:commentRangeStart w:id="37"/>
      <w:r>
        <w:rPr>
          <w:lang w:val="es-ES"/>
          <w:rPrChange w:id="0" w:author="Carolina Vera" w:date="2018-02-28T15:59:00Z"/>
        </w:rPr>
        <w:t>R2</w:t>
      </w:r>
      <w:r>
        <w:rPr>
          <w:lang w:val="es-ES"/>
        </w:rPr>
      </w:r>
      <w:commentRangeEnd w:id="37"/>
      <w:r>
        <w:commentReference w:id="37"/>
      </w:r>
      <w:r>
        <w:rPr>
          <w:lang w:val="es-ES"/>
          <w:rPrChange w:id="0" w:author="Carolina Vera" w:date="2018-02-28T15:59:00Z"/>
        </w:rPr>
        <w:t xml:space="preserve"> durante EFM y una fuerte intensificación del máximo del Atlántico durante DN (no se muestra).</w:t>
      </w:r>
    </w:p>
    <w:p>
      <w:pPr>
        <w:pStyle w:val="TextBody"/>
        <w:rPr>
          <w:lang w:val="es-ES"/>
          <w:ins w:id="994" w:author="Carolina Vera" w:date="2018-03-01T13:06:00Z"/>
        </w:rPr>
      </w:pPr>
      <w:ins w:id="993" w:author="Carolina Vera" w:date="2018-03-01T13:06:00Z">
        <w:r>
          <w:rPr>
            <w:lang w:val="es-ES"/>
          </w:rPr>
        </w:r>
      </w:ins>
    </w:p>
    <w:p>
      <w:pPr>
        <w:pStyle w:val="TextBody"/>
        <w:rPr>
          <w:lang w:val="es-ES"/>
          <w:del w:id="996" w:author="Carolina Vera" w:date="2018-03-01T14:21:00Z"/>
        </w:rPr>
      </w:pPr>
      <w:del w:id="995" w:author="Carolina Vera" w:date="2018-03-01T14:21:00Z">
        <w:r>
          <w:rPr/>
        </w:r>
      </w:del>
    </w:p>
    <w:p>
      <w:pPr>
        <w:pStyle w:val="TextBody"/>
        <w:rPr/>
      </w:pPr>
      <w:bookmarkStart w:id="23" w:name="regresiones"/>
      <w:bookmarkEnd w:id="23"/>
      <w:r>
        <w:rPr>
          <w:lang w:val="es-ES"/>
          <w:rPrChange w:id="0" w:author="Carolina Vera" w:date="2018-02-28T15:59:00Z"/>
        </w:rPr>
        <w:t>Regresiones</w:t>
      </w:r>
    </w:p>
    <w:p>
      <w:pPr>
        <w:pStyle w:val="FirstParagraph"/>
        <w:rPr>
          <w:lang w:val="es-ES"/>
        </w:rPr>
      </w:pPr>
      <w:r>
        <w:rPr>
          <w:lang w:val="es-ES"/>
          <w:rPrChange w:id="0" w:author="Carolina Vera" w:date="2018-02-28T15:59:00Z"/>
        </w:rPr>
        <w:t xml:space="preserve">Los campos de </w:t>
      </w:r>
      <w:ins w:id="999" w:author="Carolina Vera" w:date="2018-03-01T14:22:00Z">
        <w:r>
          <w:rPr>
            <w:lang w:val="es-ES"/>
          </w:rPr>
          <w:t>Z</w:t>
        </w:r>
      </w:ins>
      <w:ins w:id="1000" w:author="Carolina Vera" w:date="2018-03-01T14:22:00Z">
        <w:r>
          <w:rPr>
            <w:vertAlign w:val="superscript"/>
            <w:lang w:val="es-ES"/>
          </w:rPr>
          <w:t>+</w:t>
        </w:r>
      </w:ins>
      <w:ins w:id="1001" w:author="Carolina Vera" w:date="2018-03-01T14:23:00Z">
        <w:r>
          <w:rPr>
            <w:vertAlign w:val="superscript"/>
            <w:lang w:val="es-ES"/>
          </w:rPr>
          <w:t xml:space="preserve"> </w:t>
        </w:r>
      </w:ins>
      <w:ins w:id="1002" w:author="Carolina Vera" w:date="2018-03-01T14:23:00Z">
        <w:r>
          <w:rPr>
            <w:lang w:val="es-ES"/>
          </w:rPr>
          <w:t xml:space="preserve">explicados por la </w:t>
        </w:r>
      </w:ins>
      <w:r>
        <w:rPr>
          <w:lang w:val="es-ES"/>
          <w:rPrChange w:id="0" w:author="Carolina Vera" w:date="2018-02-28T15:59:00Z"/>
        </w:rPr>
        <w:t xml:space="preserve">QS3 </w:t>
      </w:r>
      <w:del w:id="1004" w:author="Carolina Vera" w:date="2018-03-01T14:23:00Z">
        <w:r>
          <w:rPr>
            <w:lang w:val="es-ES"/>
          </w:rPr>
          <w:delText>r</w:delText>
        </w:r>
      </w:del>
      <w:ins w:id="1005" w:author="Carolina Vera" w:date="2018-03-01T14:23:00Z">
        <w:r>
          <w:rPr>
            <w:lang w:val="es-ES"/>
          </w:rPr>
          <w:t xml:space="preserve">descripta por el método </w:t>
        </w:r>
      </w:ins>
      <w:del w:id="1006" w:author="Carolina Vera" w:date="2018-03-01T14:23:00Z">
        <w:r>
          <w:rPr>
            <w:lang w:val="es-ES"/>
          </w:rPr>
          <w:delText xml:space="preserve">econstruida a partir </w:delText>
        </w:r>
      </w:del>
      <w:r>
        <w:rPr>
          <w:lang w:val="es-ES"/>
          <w:rPrChange w:id="0" w:author="Carolina Vera" w:date="2018-02-28T15:59:00Z"/>
        </w:rPr>
        <w:t xml:space="preserve">de </w:t>
      </w:r>
      <w:ins w:id="1008" w:author="Carolina Vera" w:date="2018-03-01T14:23:00Z">
        <w:r>
          <w:rPr>
            <w:lang w:val="es-ES"/>
          </w:rPr>
          <w:t>F</w:t>
        </w:r>
      </w:ins>
      <w:del w:id="1009" w:author="Carolina Vera" w:date="2018-03-01T14:23:00Z">
        <w:r>
          <w:rPr>
            <w:lang w:val="es-ES"/>
          </w:rPr>
          <w:delText>f</w:delText>
        </w:r>
      </w:del>
      <w:r>
        <w:rPr>
          <w:lang w:val="es-ES"/>
          <w:rPrChange w:id="0" w:author="Carolina Vera" w:date="2018-02-28T15:59:00Z"/>
        </w:rPr>
        <w:t xml:space="preserve">ourier </w:t>
      </w:r>
      <w:del w:id="1011" w:author="Carolina Vera" w:date="2018-03-01T14:22:00Z">
        <w:r>
          <w:rPr>
            <w:lang w:val="es-ES"/>
          </w:rPr>
          <w:delText>permiten conocer</w:delText>
        </w:r>
      </w:del>
      <w:ins w:id="1012" w:author="Carolina Vera" w:date="2018-03-01T14:22:00Z">
        <w:r>
          <w:rPr>
            <w:lang w:val="es-ES"/>
          </w:rPr>
          <w:t xml:space="preserve">proporcionan </w:t>
        </w:r>
      </w:ins>
      <w:ins w:id="1013" w:author="Carolina Vera" w:date="2018-03-01T14:23:00Z">
        <w:r>
          <w:rPr>
            <w:lang w:val="es-ES"/>
          </w:rPr>
          <w:t xml:space="preserve">una descripción inicial </w:t>
        </w:r>
      </w:ins>
      <w:ins w:id="1014" w:author="Carolina Vera" w:date="2018-03-01T14:24:00Z">
        <w:r>
          <w:rPr>
            <w:lang w:val="es-ES"/>
          </w:rPr>
          <w:t xml:space="preserve">pero limitada </w:t>
        </w:r>
      </w:ins>
      <w:ins w:id="1015" w:author="Carolina Vera" w:date="2018-03-01T14:23:00Z">
        <w:r>
          <w:rPr>
            <w:lang w:val="es-ES"/>
          </w:rPr>
          <w:t xml:space="preserve">de la influencia de </w:t>
        </w:r>
      </w:ins>
      <w:ins w:id="1016" w:author="Carolina Vera" w:date="2018-03-01T14:24:00Z">
        <w:r>
          <w:rPr>
            <w:lang w:val="es-ES"/>
          </w:rPr>
          <w:t>esta onda sobre las anomalías de circulación. P</w:t>
        </w:r>
      </w:ins>
      <w:del w:id="1017" w:author="Carolina Vera" w:date="2018-03-01T14:22:00Z">
        <w:r>
          <w:rPr>
            <w:lang w:val="es-ES"/>
          </w:rPr>
          <w:delText xml:space="preserve"> la</w:delText>
        </w:r>
      </w:del>
      <w:del w:id="1018" w:author="Carolina Vera" w:date="2018-03-01T14:24:00Z">
        <w:r>
          <w:rPr>
            <w:lang w:val="es-ES"/>
          </w:rPr>
          <w:delText xml:space="preserve"> forma idealizada del campo de geopotencial asociado a esa onda, p</w:delText>
        </w:r>
      </w:del>
      <w:r>
        <w:rPr>
          <w:lang w:val="es-ES"/>
          <w:rPrChange w:id="0" w:author="Carolina Vera" w:date="2018-02-28T15:59:00Z"/>
        </w:rPr>
        <w:t xml:space="preserve">ero </w:t>
      </w:r>
      <w:del w:id="1020" w:author="Carolina Vera" w:date="2018-03-01T14:24:00Z">
        <w:r>
          <w:rPr>
            <w:lang w:val="es-ES"/>
          </w:rPr>
          <w:delText xml:space="preserve">por su naturaleza </w:delText>
        </w:r>
      </w:del>
      <w:r>
        <w:rPr>
          <w:lang w:val="es-ES"/>
          <w:rPrChange w:id="0" w:author="Carolina Vera" w:date="2018-02-28T15:59:00Z"/>
        </w:rPr>
        <w:t xml:space="preserve">no permiten </w:t>
      </w:r>
      <w:ins w:id="1022" w:author="Carolina Vera" w:date="2018-03-01T14:24:00Z">
        <w:r>
          <w:rPr>
            <w:lang w:val="es-ES"/>
          </w:rPr>
          <w:t xml:space="preserve">describir completamente </w:t>
        </w:r>
      </w:ins>
      <w:del w:id="1023" w:author="Carolina Vera" w:date="2018-03-01T14:24:00Z">
        <w:r>
          <w:rPr>
            <w:lang w:val="es-ES"/>
          </w:rPr>
          <w:delText xml:space="preserve">conocer </w:delText>
        </w:r>
      </w:del>
      <w:r>
        <w:rPr>
          <w:lang w:val="es-ES"/>
          <w:rPrChange w:id="0" w:author="Carolina Vera" w:date="2018-02-28T15:59:00Z"/>
        </w:rPr>
        <w:t xml:space="preserve">el estado típico de la atmósfera cuando la QS3 está activa. En esta sección se exploran brevemente las anomalías típicas de diferentes variables explicadas por la actividad de la QS3, a través del cómputo de mapas de regresión lineal entre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 y </w:t>
      </w:r>
      <w:del w:id="1026" w:author="Carolina Vera" w:date="2018-03-01T14:25:00Z">
        <w:r>
          <w:rPr>
            <w:lang w:val="es-ES"/>
          </w:rPr>
          <w:delText xml:space="preserve">diferentes </w:delText>
        </w:r>
      </w:del>
      <w:ins w:id="1027" w:author="Carolina Vera" w:date="2018-03-01T14:25:00Z">
        <w:r>
          <w:rPr>
            <w:lang w:val="es-ES"/>
          </w:rPr>
          <w:t xml:space="preserve">esas </w:t>
        </w:r>
      </w:ins>
      <w:r>
        <w:rPr>
          <w:lang w:val="es-ES"/>
          <w:rPrChange w:id="0" w:author="Carolina Vera" w:date="2018-02-28T15:59:00Z"/>
        </w:rPr>
        <w:t xml:space="preserve">variables. En esta metodología, la serie de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está estandarizada de manera que los valores de regresión representan la porción de anomalía de la variable en cuestión asociado con un cambio de la amplitud de la QS3 de 1 desvío estándar </w:t>
      </w:r>
      <w:ins w:id="1030" w:author="Carolina Vera" w:date="2018-03-01T14:25:00Z">
        <w:r>
          <w:rPr>
            <w:lang w:val="es-ES"/>
          </w:rPr>
          <w:t>de</w:t>
        </w:r>
      </w:ins>
      <w:del w:id="1031" w:author="Carolina Vera" w:date="2018-03-01T14:25:00Z">
        <w:r>
          <w:rPr>
            <w:lang w:val="es-ES"/>
          </w:rPr>
          <w:delText>en</w:delText>
        </w:r>
      </w:del>
      <w:r>
        <w:rPr>
          <w:lang w:val="es-ES"/>
          <w:rPrChange w:id="0" w:author="Carolina Vera" w:date="2018-02-28T15:59:00Z"/>
        </w:rPr>
        <w:t xml:space="preserve"> magnitud. En ese sentido los valores de regresión tienen las unidades de la variable regresionada. Para facilitar la</w:t>
      </w:r>
      <w:ins w:id="1033" w:author="Carolina Vera" w:date="2018-03-01T14:26:00Z">
        <w:r>
          <w:rPr>
            <w:lang w:val="es-ES"/>
          </w:rPr>
          <w:t xml:space="preserve"> interpretación de los resultados, se los describe</w:t>
        </w:r>
      </w:ins>
      <w:del w:id="1034" w:author="Carolina Vera" w:date="2018-03-01T14:26:00Z">
        <w:r>
          <w:rPr>
            <w:lang w:val="es-ES"/>
          </w:rPr>
          <w:delText xml:space="preserve"> descripción, la misma se realiza</w:delText>
        </w:r>
      </w:del>
      <w:r>
        <w:rPr>
          <w:lang w:val="es-ES"/>
          <w:rPrChange w:id="0" w:author="Carolina Vera" w:date="2018-02-28T15:59:00Z"/>
        </w:rPr>
        <w:t xml:space="preserve"> asumiendo que </w:t>
      </w:r>
      <w:ins w:id="1036" w:author="Carolina Vera" w:date="2018-03-01T14:26:00Z">
        <w:r>
          <w:rPr>
            <w:lang w:val="es-ES"/>
          </w:rPr>
          <w:t xml:space="preserve">las regresiones corresponden a </w:t>
        </w:r>
      </w:ins>
      <w:del w:id="1037" w:author="Carolina Vera" w:date="2018-03-01T14:26:00Z">
        <w:r>
          <w:rPr>
            <w:lang w:val="es-ES"/>
          </w:rPr>
          <w:delText xml:space="preserve">se muestran las anomalías regresionadas correspondientes a </w:delText>
        </w:r>
      </w:del>
      <w:r>
        <w:rPr>
          <w:lang w:val="es-ES"/>
          <w:rPrChange w:id="0" w:author="Carolina Vera" w:date="2018-02-28T15:59:00Z"/>
        </w:rPr>
        <w:t>un cambio positivo en la amplitud de la QS3 de 1 desvío estándar.</w:t>
      </w:r>
    </w:p>
    <w:p>
      <w:pPr>
        <w:pStyle w:val="TextBody"/>
        <w:rPr>
          <w:lang w:val="es-ES"/>
          <w:del w:id="1045" w:author="Carolina Vera" w:date="2018-03-01T14:27:00Z"/>
        </w:rPr>
      </w:pPr>
      <w:r>
        <w:rPr>
          <w:lang w:val="es-ES"/>
          <w:rPrChange w:id="0" w:author="Carolina Vera" w:date="2018-02-28T15:59:00Z"/>
        </w:rPr>
        <w:t xml:space="preserve">En la  se muestra la regresión del campo de Z en 300hPa con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para los doce meses del año. </w:t>
      </w:r>
      <w:ins w:id="1041" w:author="Carolina Vera" w:date="2018-03-01T14:27:00Z">
        <w:r>
          <w:rPr>
            <w:lang w:val="es-ES"/>
          </w:rPr>
          <w:t xml:space="preserve">Si bien todos presentan evidencias visibles de la actividad de la QS3, presentan también </w:t>
        </w:r>
      </w:ins>
      <w:del w:id="1042" w:author="Carolina Vera" w:date="2018-03-01T14:27:00Z">
        <w:r>
          <w:rPr>
            <w:lang w:val="es-ES"/>
          </w:rPr>
          <w:delText xml:space="preserve">Existe </w:delText>
        </w:r>
      </w:del>
      <w:r>
        <w:rPr>
          <w:lang w:val="es-ES"/>
          <w:rPrChange w:id="0" w:author="Carolina Vera" w:date="2018-02-28T15:59:00Z"/>
        </w:rPr>
        <w:t>mucha heterogeneidad en las características observadas en los distintos meses.</w:t>
      </w:r>
      <w:ins w:id="1044" w:author="Carolina Vera" w:date="2018-03-01T14:27:00Z">
        <w:r>
          <w:rPr>
            <w:lang w:val="es-ES"/>
          </w:rPr>
          <w:t xml:space="preserve"> </w:t>
        </w:r>
      </w:ins>
    </w:p>
    <w:p>
      <w:pPr>
        <w:pStyle w:val="TextBody"/>
        <w:rPr/>
      </w:pPr>
      <w:r>
        <w:rPr>
          <w:lang w:val="es-ES"/>
          <w:rPrChange w:id="0" w:author="Carolina Vera" w:date="2018-02-28T15:59:00Z"/>
        </w:rPr>
        <w:t xml:space="preserve">En enero, se observa </w:t>
      </w:r>
      <w:ins w:id="1047" w:author="Carolina Vera" w:date="2018-03-01T14:28:00Z">
        <w:r>
          <w:rPr>
            <w:lang w:val="es-ES"/>
          </w:rPr>
          <w:t>un patrón hemisférico de onda 3</w:t>
        </w:r>
      </w:ins>
      <w:ins w:id="1048" w:author="Carolina Vera" w:date="2018-03-01T14:29:00Z">
        <w:r>
          <w:rPr>
            <w:lang w:val="es-ES"/>
          </w:rPr>
          <w:t xml:space="preserve">, con </w:t>
        </w:r>
      </w:ins>
      <w:r>
        <w:rPr>
          <w:lang w:val="es-ES"/>
          <w:rPrChange w:id="0" w:author="Carolina Vera" w:date="2018-02-28T15:59:00Z"/>
        </w:rPr>
        <w:t xml:space="preserve">un centro anómalamente negativo importante </w:t>
      </w:r>
      <w:ins w:id="1050" w:author="Carolina Vera" w:date="2018-03-01T14:28:00Z">
        <w:r>
          <w:rPr>
            <w:lang w:val="es-ES"/>
          </w:rPr>
          <w:t xml:space="preserve">en el </w:t>
        </w:r>
      </w:ins>
      <w:del w:id="1051" w:author="Carolina Vera" w:date="2018-03-01T14:28:00Z">
        <w:r>
          <w:rPr>
            <w:lang w:val="es-ES"/>
          </w:rPr>
          <w:delText xml:space="preserve">al sur del </w:delText>
        </w:r>
      </w:del>
      <w:r>
        <w:rPr>
          <w:lang w:val="es-ES"/>
          <w:rPrChange w:id="0" w:author="Carolina Vera" w:date="2018-02-28T15:59:00Z"/>
        </w:rPr>
        <w:t>Pacífico</w:t>
      </w:r>
      <w:ins w:id="1053" w:author="Carolina Vera" w:date="2018-03-01T14:28:00Z">
        <w:r>
          <w:rPr>
            <w:lang w:val="es-ES"/>
          </w:rPr>
          <w:t xml:space="preserve"> sudeste</w:t>
        </w:r>
      </w:ins>
      <w:r>
        <w:rPr>
          <w:lang w:val="es-ES"/>
          <w:rPrChange w:id="0" w:author="Carolina Vera" w:date="2018-02-28T15:59:00Z"/>
        </w:rPr>
        <w:t>, embebido</w:t>
      </w:r>
      <w:del w:id="1055" w:author="Carolina Vera" w:date="2018-03-01T14:28:00Z">
        <w:r>
          <w:rPr>
            <w:lang w:val="es-ES"/>
          </w:rPr>
          <w:delText xml:space="preserve"> en un patrón hemisférico de onda 3</w:delText>
        </w:r>
      </w:del>
      <w:del w:id="1056" w:author="Carolina Vera" w:date="2018-03-01T14:29:00Z">
        <w:r>
          <w:rPr>
            <w:lang w:val="es-ES"/>
          </w:rPr>
          <w:delText>, en el cual se distingue</w:delText>
        </w:r>
      </w:del>
      <w:r>
        <w:rPr>
          <w:lang w:val="es-ES"/>
          <w:rPrChange w:id="0" w:author="Carolina Vera" w:date="2018-02-28T15:59:00Z"/>
        </w:rPr>
        <w:t xml:space="preserve"> </w:t>
      </w:r>
      <w:ins w:id="1058" w:author="Carolina Vera" w:date="2018-03-01T14:28:00Z">
        <w:r>
          <w:rPr>
            <w:lang w:val="es-ES"/>
          </w:rPr>
          <w:t>además</w:t>
        </w:r>
      </w:ins>
      <w:ins w:id="1059" w:author="Carolina Vera" w:date="2018-03-01T14:29:00Z">
        <w:r>
          <w:rPr>
            <w:lang w:val="es-ES"/>
          </w:rPr>
          <w:t xml:space="preserve"> en</w:t>
        </w:r>
      </w:ins>
      <w:ins w:id="1060" w:author="Carolina Vera" w:date="2018-03-01T14:28:00Z">
        <w:r>
          <w:rPr>
            <w:lang w:val="es-ES"/>
          </w:rPr>
          <w:t xml:space="preserve"> </w:t>
        </w:r>
      </w:ins>
      <w:r>
        <w:rPr>
          <w:lang w:val="es-ES"/>
          <w:rPrChange w:id="0" w:author="Carolina Vera" w:date="2018-02-28T15:59:00Z"/>
        </w:rPr>
        <w:t>un tren de ondas extendido entre el este de Nueva Zelanda, y Sudamérica. En febrero, la estructura se mantiene similar, pero con menor</w:t>
      </w:r>
      <w:ins w:id="1062" w:author="Carolina Vera" w:date="2018-03-01T14:30:00Z">
        <w:r>
          <w:rPr>
            <w:lang w:val="es-ES"/>
          </w:rPr>
          <w:t xml:space="preserve"> evidencia de</w:t>
        </w:r>
      </w:ins>
      <w:r>
        <w:rPr>
          <w:lang w:val="es-ES"/>
          <w:rPrChange w:id="0" w:author="Carolina Vera" w:date="2018-02-28T15:59:00Z"/>
        </w:rPr>
        <w:t xml:space="preserve"> propagación meridional, y el centro anticiclónico en Sudamérica intensificado y un debilitamiento de</w:t>
      </w:r>
      <w:ins w:id="1064" w:author="Carolina Vera" w:date="2018-03-01T14:30:00Z">
        <w:r>
          <w:rPr>
            <w:lang w:val="es-ES"/>
          </w:rPr>
          <w:t xml:space="preserve"> aquel </w:t>
        </w:r>
      </w:ins>
      <w:del w:id="1065" w:author="Carolina Vera" w:date="2018-03-01T14:30:00Z">
        <w:r>
          <w:rPr>
            <w:lang w:val="es-ES"/>
          </w:rPr>
          <w:delText xml:space="preserve">l </w:delText>
        </w:r>
      </w:del>
      <w:r>
        <w:rPr>
          <w:lang w:val="es-ES"/>
          <w:rPrChange w:id="0" w:author="Carolina Vera" w:date="2018-02-28T15:59:00Z"/>
        </w:rPr>
        <w:t xml:space="preserve">ubicado al sur del Índico. En marzo, </w:t>
      </w:r>
      <w:del w:id="1067" w:author="Carolina Vera" w:date="2018-03-01T14:30:00Z">
        <w:r>
          <w:rPr>
            <w:lang w:val="es-ES"/>
          </w:rPr>
          <w:delText>está presente una QS3</w:delText>
        </w:r>
      </w:del>
      <w:ins w:id="1068" w:author="Carolina Vera" w:date="2018-03-01T14:30:00Z">
        <w:r>
          <w:rPr>
            <w:lang w:val="es-ES"/>
          </w:rPr>
          <w:t>la estructura de onda 3 exhibe</w:t>
        </w:r>
      </w:ins>
      <w:del w:id="1069" w:author="Carolina Vera" w:date="2018-03-01T14:30:00Z">
        <w:r>
          <w:rPr>
            <w:lang w:val="es-ES"/>
          </w:rPr>
          <w:delText xml:space="preserve"> con</w:delText>
        </w:r>
      </w:del>
      <w:r>
        <w:rPr>
          <w:lang w:val="es-ES"/>
          <w:rPrChange w:id="0" w:author="Carolina Vera" w:date="2018-02-28T15:59:00Z"/>
        </w:rPr>
        <w:t xml:space="preserve"> mínima variación meridional </w:t>
      </w:r>
      <w:del w:id="1071" w:author="Carolina Vera" w:date="2018-03-01T14:30:00Z">
        <w:r>
          <w:rPr>
            <w:lang w:val="es-ES"/>
          </w:rPr>
          <w:delText xml:space="preserve">que </w:delText>
        </w:r>
      </w:del>
      <w:ins w:id="1072" w:author="Carolina Vera" w:date="2018-03-01T14:30:00Z">
        <w:r>
          <w:rPr>
            <w:lang w:val="es-ES"/>
          </w:rPr>
          <w:t xml:space="preserve">y </w:t>
        </w:r>
      </w:ins>
      <w:r>
        <w:rPr>
          <w:lang w:val="es-ES"/>
          <w:rPrChange w:id="0" w:author="Carolina Vera" w:date="2018-02-28T15:59:00Z"/>
        </w:rPr>
        <w:t>ocupa todo el círculo de latitud entre 60°S y 45°S. Abril es similar a marzo, pero sin centros ciclónicos significativos. En mayo, se distingue nuevamente un tren de ondas con propagación meridional</w:t>
      </w:r>
      <w:ins w:id="1074" w:author="Carolina Vera" w:date="2018-03-01T14:30:00Z">
        <w:r>
          <w:rPr>
            <w:lang w:val="es-ES"/>
          </w:rPr>
          <w:t xml:space="preserve">, </w:t>
        </w:r>
      </w:ins>
      <w:ins w:id="1075" w:author="Carolina Vera" w:date="2018-03-01T14:31:00Z">
        <w:r>
          <w:rPr>
            <w:lang w:val="es-ES"/>
          </w:rPr>
          <w:t>emanando desde Australia,</w:t>
        </w:r>
      </w:ins>
      <w:r>
        <w:rPr>
          <w:lang w:val="es-ES"/>
          <w:rPrChange w:id="0" w:author="Carolina Vera" w:date="2018-02-28T15:59:00Z"/>
        </w:rPr>
        <w:t xml:space="preserve"> pero </w:t>
      </w:r>
      <w:ins w:id="1077" w:author="Carolina Vera" w:date="2018-03-01T14:31:00Z">
        <w:r>
          <w:rPr>
            <w:lang w:val="es-ES"/>
          </w:rPr>
          <w:t xml:space="preserve">con evidencias de reflexión </w:t>
        </w:r>
      </w:ins>
      <w:del w:id="1078" w:author="Carolina Vera" w:date="2018-03-01T14:31:00Z">
        <w:r>
          <w:rPr>
            <w:lang w:val="es-ES"/>
          </w:rPr>
          <w:delText xml:space="preserve">en vez de terminar al sur de Sudamérica, lo hace </w:delText>
        </w:r>
      </w:del>
      <w:r>
        <w:rPr>
          <w:lang w:val="es-ES"/>
          <w:rPrChange w:id="0" w:author="Carolina Vera" w:date="2018-02-28T15:59:00Z"/>
        </w:rPr>
        <w:t xml:space="preserve">en el Mar de Weddell. Junio, al igual que marzo, presenta una estructura de QS3 zonal, pero menos definida y, consistente con el corrimiento de la fase observado </w:t>
      </w:r>
      <w:del w:id="1080" w:author="Leandro" w:date="2018-03-02T15:03:00Z">
        <w:r>
          <w:rPr>
            <w:lang w:val="es-ES"/>
          </w:rPr>
          <w:delText xml:space="preserve">en la  </w:delText>
        </w:r>
      </w:del>
      <w:r>
        <w:rPr>
          <w:lang w:val="es-ES"/>
          <w:rPrChange w:id="0" w:author="Carolina Vera" w:date="2018-02-28T15:59:00Z"/>
        </w:rPr>
        <w:t>(), con los centros ciclónicos y anticiclónicos desplazados hacia el oeste.</w:t>
      </w:r>
    </w:p>
    <w:p>
      <w:pPr>
        <w:pStyle w:val="TextBody"/>
        <w:rPr>
          <w:lang w:val="es-ES"/>
        </w:rPr>
      </w:pPr>
      <w:r>
        <w:rPr>
          <w:lang w:val="es-ES"/>
          <w:rPrChange w:id="0" w:author="Carolina Vera" w:date="2018-02-28T15:59:00Z"/>
        </w:rPr>
        <w:t xml:space="preserve">En julio, el patroń de QS3 se encuentra superpuesto con un fuerte patrón anular, con anomalías positiva de geopotencial en latitudes polares y negativas en latitudes medias. En la  se muestran los mismos campos para julio y diciembre que en la  pero en proyección estereográfica polar. En esta proyección es fácil identificar un patrón anular similar en julio a una fase negativa del SAM y a una fase positiva del SAM en diciembre. En efecto, la correlación entre el índice SAM 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en julio es</w:t>
      </w:r>
      <w:ins w:id="1084" w:author="Leandro" w:date="2018-03-02T15:04:00Z">
        <w:r>
          <w:rPr>
            <w:lang w:val="es-ES"/>
          </w:rPr>
          <w:t xml:space="preserve"> </w:t>
        </w:r>
      </w:ins>
      <w:r>
        <w:rPr>
          <w:lang w:val="es-ES"/>
          <w:rPrChange w:id="0" w:author="Carolina Vera" w:date="2018-02-28T15:59:00Z"/>
        </w:rPr>
        <w:t xml:space="preserve">-0.57 (p-valor </w:t>
      </w:r>
      <w:r>
        <w:rPr>
          <w:lang w:val="es-ES"/>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lang w:val="es-ES"/>
          <w:rPrChange w:id="0" w:author="Carolina Vera" w:date="2018-02-28T15:59:00Z"/>
        </w:rPr>
        <w:t xml:space="preserve">) y en diciembre es 0.41 (p-valor </w:t>
      </w:r>
      <w:r>
        <w:rPr>
          <w:lang w:val="es-ES"/>
        </w:rPr>
      </w:r>
      <m:oMath xmlns:m="http://schemas.openxmlformats.org/officeDocument/2006/math">
        <m:r>
          <w:rPr>
            <w:rFonts w:ascii="Cambria Math" w:hAnsi="Cambria Math"/>
          </w:rPr>
          <m:t xml:space="preserve">∼</m:t>
        </m:r>
        <m:r>
          <w:rPr>
            <w:rFonts w:ascii="Cambria Math" w:hAnsi="Cambria Math"/>
          </w:rPr>
          <m:t xml:space="preserve">0.0225</m:t>
        </m:r>
      </m:oMath>
      <w:r>
        <w:rPr>
          <w:lang w:val="es-ES"/>
          <w:rPrChange w:id="0" w:author="Carolina Vera" w:date="2018-02-28T15:59:00Z"/>
        </w:rPr>
        <w:t>). Estos dos meses son los únicos con una relación significativa con el SAM al nivel del 95% de confianza.</w:t>
      </w:r>
    </w:p>
    <w:p>
      <w:pPr>
        <w:pStyle w:val="FigurewithCaption"/>
        <w:rPr/>
      </w:pPr>
      <w:r>
        <w:rPr/>
        <w:drawing>
          <wp:inline distT="0" distB="0" distL="0" distR="0">
            <wp:extent cx="5334000" cy="3501390"/>
            <wp:effectExtent l="0" t="0" r="0" b="0"/>
            <wp:docPr id="25" name="Image24" descr="Igual que , pero en coordenadas estereográficas polares para julio y septi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Igual que , pero en coordenadas estereográficas polares para julio y septiembre."/>
                    <pic:cNvPicPr>
                      <a:picLocks noChangeAspect="1" noChangeArrowheads="1"/>
                    </pic:cNvPicPr>
                  </pic:nvPicPr>
                  <pic:blipFill>
                    <a:blip r:embed="rId26"/>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Igual que , pero en coordenadas estereográficas polares para julio y septiembre.</w:t>
      </w:r>
    </w:p>
    <w:p>
      <w:pPr>
        <w:pStyle w:val="TextBody"/>
        <w:rPr>
          <w:lang w:val="es-ES"/>
        </w:rPr>
      </w:pPr>
      <w:r>
        <w:rPr>
          <w:lang w:val="es-ES"/>
          <w:rPrChange w:id="0" w:author="Carolina Vera" w:date="2018-02-28T15:59:00Z"/>
        </w:rPr>
        <w:t>La  muestra que en agosto el campo de regresión tiene una estructura de QS3 zonal salvo en la región de Sudamérica, donde el centro anticiclónico se encuentra a mayor latitud, sobre la Península Antártica. En septiembre se observa, embebido sobre el patrón de onda 3, un tren de ondas sobre el Pacífico con importante propagación meridional, similar al de otros meses (como enero, por ejemplo). En octubre, el patrón de QS3 se ve claramente en los centros de anomalías positivas, pero no tanto en los negativos. En este mes, hay evidencias de propagación meridional de trenes de onda. En particular</w:t>
      </w:r>
      <w:ins w:id="1090" w:author="Leandro" w:date="2018-03-02T15:05:00Z">
        <w:r>
          <w:rPr>
            <w:lang w:val="es-ES"/>
          </w:rPr>
          <w:t>,</w:t>
        </w:r>
      </w:ins>
      <w:r>
        <w:rPr>
          <w:lang w:val="es-ES"/>
          <w:rPrChange w:id="0" w:author="Carolina Vera" w:date="2018-02-28T15:59:00Z"/>
        </w:rPr>
        <w:t xml:space="preserve"> se distingue un tren de ondas extendido entre el Pacífico central y el Atlántico, con fase tal que exhibe un centro negativo sobre Sudamérica. El campo de regresión en noviembre es muy similar al de abril; con evidencias de un tren de ondas extendido entre el sur de Australia y Sudamérica. En diciembre</w:t>
      </w:r>
      <w:ins w:id="1092" w:author="Leandro" w:date="2018-03-02T15:05:00Z">
        <w:r>
          <w:rPr>
            <w:lang w:val="es-ES"/>
          </w:rPr>
          <w:t>,</w:t>
        </w:r>
      </w:ins>
      <w:r>
        <w:rPr>
          <w:lang w:val="es-ES"/>
          <w:rPrChange w:id="0" w:author="Carolina Vera" w:date="2018-02-28T15:59:00Z"/>
        </w:rPr>
        <w:t xml:space="preserve"> el patrón es similar al de enero</w:t>
      </w:r>
      <w:ins w:id="1094" w:author="Carolina Vera" w:date="2018-03-01T14:32:00Z">
        <w:r>
          <w:rPr>
            <w:lang w:val="es-ES"/>
          </w:rPr>
          <w:t>,</w:t>
        </w:r>
      </w:ins>
      <w:r>
        <w:rPr>
          <w:lang w:val="es-ES"/>
          <w:rPrChange w:id="0" w:author="Carolina Vera" w:date="2018-02-28T15:59:00Z"/>
        </w:rPr>
        <w:t xml:space="preserve"> pero modificado por el patrón anular similar a la fase positiva del SAM, discutido previamente.</w:t>
      </w:r>
    </w:p>
    <w:p>
      <w:pPr>
        <w:pStyle w:val="TextBody"/>
        <w:rPr>
          <w:lang w:val="es-ES"/>
        </w:rPr>
      </w:pPr>
      <w:r>
        <w:rPr>
          <w:lang w:val="es-ES"/>
          <w:rPrChange w:id="0" w:author="Carolina Vera" w:date="2018-02-28T15:59:00Z"/>
        </w:rPr>
        <w:t>Como se mostró previamente la función corriente (</w:t>
      </w:r>
      <w:r>
        <w:rPr>
          <w:lang w:val="es-ES"/>
        </w:rPr>
      </w:r>
      <m:oMath xmlns:m="http://schemas.openxmlformats.org/officeDocument/2006/math">
        <m:r>
          <w:rPr>
            <w:rFonts w:ascii="Cambria Math" w:hAnsi="Cambria Math"/>
          </w:rPr>
          <m:t xml:space="preserve">ψ</m:t>
        </m:r>
      </m:oMath>
      <w:r>
        <w:rPr>
          <w:lang w:val="es-ES"/>
          <w:rPrChange w:id="0" w:author="Carolina Vera" w:date="2018-02-28T15:59:00Z"/>
        </w:rPr>
        <w:t xml:space="preserve">) resulta una mejor variable que Z para describir anomalías de circulación tanto sobre latitudes ecuatoriales como polares. Asimismo, los mapas de regresión de Z explicadas por la QS3 muestran en varios meses del año evidencias de trenes de onda extendidos entre zonas tropicales y extratropicales. En este sentido, esta subsección describe las características de la regresión entre las anomalías zonales de </w:t>
      </w:r>
      <w:r>
        <w:rPr>
          <w:lang w:val="es-ES"/>
        </w:rPr>
      </w:r>
      <m:oMath xmlns:m="http://schemas.openxmlformats.org/officeDocument/2006/math">
        <m:r>
          <w:rPr>
            <w:rFonts w:ascii="Cambria Math" w:hAnsi="Cambria Math"/>
          </w:rPr>
          <m:t xml:space="preserve">ψ</m:t>
        </m:r>
      </m:oMath>
      <w:r>
        <w:rPr>
          <w:lang w:val="es-ES"/>
          <w:rPrChange w:id="0" w:author="Carolina Vera" w:date="2018-02-28T15:59:00Z"/>
        </w:rPr>
        <w:t xml:space="preserve"> con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Se incluye además los flujos de actividad de onda calculados a partir de tal regresión. El estudio de estos flujos permite confirmar (o no) que una determinada alternancia de centros de diferente signo está relacionada (o nó) con un tren de onda.</w:t>
      </w:r>
    </w:p>
    <w:p>
      <w:pPr>
        <w:pStyle w:val="TextBody"/>
        <w:rPr>
          <w:lang w:val="es-ES"/>
          <w:del w:id="1104" w:author="Carolina Vera" w:date="2018-03-01T14:36:00Z"/>
        </w:rPr>
      </w:pPr>
      <w:r>
        <w:rPr>
          <w:lang w:val="es-ES"/>
          <w:rPrChange w:id="0" w:author="Carolina Vera" w:date="2018-02-28T15:59:00Z"/>
        </w:rPr>
        <w:t xml:space="preserve">La  muestra evidencias de propagación meridional de ondas de Rossby desde la zona ecuatorial y atravesando el Pacífico Sur hasta Sudamérica en varios meses del año </w:t>
      </w:r>
      <w:del w:id="1101" w:author="Carolina Vera" w:date="2018-03-01T14:36:00Z">
        <w:r>
          <w:rPr>
            <w:lang w:val="es-ES"/>
          </w:rPr>
          <w:delText xml:space="preserve">(enero, febrero, mayo, junio, agosto, septiembre, octubre y diciembre) </w:delText>
        </w:r>
      </w:del>
      <w:r>
        <w:rPr>
          <w:lang w:val="es-ES"/>
          <w:rPrChange w:id="0" w:author="Carolina Vera" w:date="2018-02-28T15:59:00Z"/>
        </w:rPr>
        <w:t>aunque con diferentes características.</w:t>
      </w:r>
      <w:ins w:id="1103" w:author="Carolina Vera" w:date="2018-03-01T14:36:00Z">
        <w:r>
          <w:rPr>
            <w:lang w:val="es-ES"/>
          </w:rPr>
          <w:t xml:space="preserve"> </w:t>
        </w:r>
      </w:ins>
    </w:p>
    <w:p>
      <w:pPr>
        <w:pStyle w:val="TextBody"/>
        <w:rPr/>
      </w:pPr>
      <w:r>
        <w:rPr>
          <w:lang w:val="es-ES"/>
          <w:rPrChange w:id="0" w:author="Carolina Vera" w:date="2018-02-28T15:59:00Z"/>
        </w:rPr>
        <w:t xml:space="preserve">En enero y febrero, trenes de onda parecen emanar desde la zona ecuatorial ubicada al noreste de Nueva Zelanda, aunque con diferente fase y reflejan a diferentes longitudes. </w:t>
      </w:r>
      <w:ins w:id="1106" w:author="Carolina Vera" w:date="2018-03-01T14:35:00Z">
        <w:r>
          <w:rPr>
            <w:lang w:val="es-ES"/>
          </w:rPr>
          <w:t xml:space="preserve">En marzo, los flujos confirman la dominancia de la dispersión zonal de energía de ondas Rossby entre el Indico y el Pacífico, mientras </w:t>
        </w:r>
      </w:ins>
      <w:ins w:id="1107" w:author="Carolina Vera" w:date="2018-03-01T14:36:00Z">
        <w:r>
          <w:rPr>
            <w:lang w:val="es-ES"/>
          </w:rPr>
          <w:t>que,</w:t>
        </w:r>
      </w:ins>
      <w:ins w:id="1108" w:author="Carolina Vera" w:date="2018-03-01T14:35:00Z">
        <w:r>
          <w:rPr>
            <w:lang w:val="es-ES"/>
          </w:rPr>
          <w:t xml:space="preserve"> en </w:t>
        </w:r>
      </w:ins>
      <w:ins w:id="1109" w:author="Carolina Vera" w:date="2018-03-01T14:36:00Z">
        <w:r>
          <w:rPr>
            <w:lang w:val="es-ES"/>
          </w:rPr>
          <w:t>a</w:t>
        </w:r>
      </w:ins>
      <w:ins w:id="1110" w:author="Carolina Vera" w:date="2018-03-01T14:35:00Z">
        <w:r>
          <w:rPr>
            <w:lang w:val="es-ES"/>
          </w:rPr>
          <w:t>bril</w:t>
        </w:r>
      </w:ins>
      <w:ins w:id="1111" w:author="Carolina Vera" w:date="2018-03-01T14:36:00Z">
        <w:r>
          <w:rPr>
            <w:lang w:val="es-ES"/>
          </w:rPr>
          <w:t xml:space="preserve">, las señales son muy débiles. </w:t>
        </w:r>
      </w:ins>
      <w:r>
        <w:rPr>
          <w:lang w:val="es-ES"/>
          <w:rPrChange w:id="0" w:author="Carolina Vera" w:date="2018-02-28T15:59:00Z"/>
        </w:rPr>
        <w:t xml:space="preserve">En mayo, se observa un tren intenso desde el norte de Australia </w:t>
      </w:r>
      <w:del w:id="1113" w:author="Carolina Vera" w:date="2018-03-01T14:36:00Z">
        <w:r>
          <w:rPr>
            <w:lang w:val="es-ES"/>
          </w:rPr>
          <w:delText xml:space="preserve">hasta </w:delText>
        </w:r>
      </w:del>
      <w:r>
        <w:rPr>
          <w:lang w:val="es-ES"/>
          <w:rPrChange w:id="0" w:author="Carolina Vera" w:date="2018-02-28T15:59:00Z"/>
        </w:rPr>
        <w:t>hacia el sur de Sudamérica. En junio la actividad de onda que emana desde Australia lo hace principalmente a lo largo de los subtrópicos para luego, en el Pacífico sudeste, dispersarse hacia el sur e influenciar el sur de Sudamérica. En agosto y septiembre, la actividad de onda que influye el sur de Sudamérica emana principalmente de la vecindad de Nueva Zelanda. En octubre, domina el flujo de actividad de onda que emana desde el norte de Nueva Zelanda hacia el Pacífico ecuatorial central para luego dispersar hacia el sudeste hasta Sudamérica y el Atlántico Sur. En noviembre, se distingue una dispersión de energía desde el sur de Australia, hacia el sur, que se observa más fuerte y coherente en diciembre influenciando Sudamérica.</w:t>
      </w:r>
    </w:p>
    <w:p>
      <w:pPr>
        <w:pStyle w:val="TextBody"/>
        <w:rPr>
          <w:lang w:val="es-ES"/>
        </w:rPr>
      </w:pPr>
      <w:r>
        <w:rPr>
          <w:lang w:val="es-ES"/>
          <w:rPrChange w:id="0" w:author="Carolina Vera" w:date="2018-02-28T15:59:00Z"/>
        </w:rPr>
        <w:t xml:space="preserve">Cabe mencionar que se hicieron también análisis de regresión entre las anomalías de </w:t>
      </w:r>
      <w:commentRangeStart w:id="38"/>
      <w:r>
        <w:rPr>
          <w:lang w:val="es-ES"/>
          <w:rPrChange w:id="0" w:author="Carolina Vera" w:date="2018-02-28T15:59:00Z"/>
        </w:rPr>
        <w:t xml:space="preserve">SST </w:t>
      </w:r>
      <w:r>
        <w:rPr>
          <w:lang w:val="es-ES"/>
        </w:rPr>
      </w:r>
      <w:commentRangeEnd w:id="38"/>
      <w:r>
        <w:commentReference w:id="38"/>
      </w:r>
      <w:r>
        <w:rPr>
          <w:lang w:val="es-ES"/>
          <w:rPrChange w:id="0" w:author="Carolina Vera" w:date="2018-02-28T15:59:00Z"/>
        </w:rPr>
        <w:t xml:space="preserve">e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con el fin de explorar en qué medida los trenes de onda descriptos previamente están relacionados con variaciones en la temperatura de superficie del océano, en especial de los océanos tropicales, pero no se encontraron relaciones significativas. </w:t>
      </w:r>
      <w:del w:id="1119" w:author="Carolina Vera" w:date="2018-03-01T14:37:00Z">
        <w:r>
          <w:rPr>
            <w:lang w:val="es-ES"/>
          </w:rPr>
          <w:delText>Teniendo en cuenta l</w:delText>
        </w:r>
      </w:del>
      <w:ins w:id="1120" w:author="Carolina Vera" w:date="2018-03-01T14:37:00Z">
        <w:r>
          <w:rPr>
            <w:lang w:val="es-ES"/>
          </w:rPr>
          <w:t>L</w:t>
        </w:r>
      </w:ins>
      <w:r>
        <w:rPr>
          <w:lang w:val="es-ES"/>
          <w:rPrChange w:id="0" w:author="Carolina Vera" w:date="2018-02-28T15:59:00Z"/>
        </w:rPr>
        <w:t xml:space="preserve">as limitaciones que tiene la descripción de las características de la QS3 solo a partir de la amplitud, y también </w:t>
      </w:r>
      <w:del w:id="1122" w:author="Carolina Vera" w:date="2018-03-01T14:37:00Z">
        <w:r>
          <w:rPr>
            <w:lang w:val="es-ES"/>
          </w:rPr>
          <w:delText xml:space="preserve">considerando </w:delText>
        </w:r>
      </w:del>
      <w:r>
        <w:rPr>
          <w:lang w:val="es-ES"/>
          <w:rPrChange w:id="0" w:author="Carolina Vera" w:date="2018-02-28T15:59:00Z"/>
        </w:rPr>
        <w:t>la imposibilidad de los análisis con observaciones de poder separar limpiamente los factores asociados con todas las posibles causas, moti</w:t>
      </w:r>
      <w:ins w:id="1124" w:author="Carolina Vera" w:date="2018-03-01T14:37:00Z">
        <w:r>
          <w:rPr>
            <w:lang w:val="es-ES"/>
          </w:rPr>
          <w:t>varon la realización de</w:t>
        </w:r>
      </w:ins>
      <w:del w:id="1125" w:author="Carolina Vera" w:date="2018-03-01T14:37:00Z">
        <w:r>
          <w:rPr>
            <w:lang w:val="es-ES"/>
          </w:rPr>
          <w:delText>vó</w:delText>
        </w:r>
      </w:del>
      <w:r>
        <w:rPr>
          <w:lang w:val="es-ES"/>
          <w:rPrChange w:id="0" w:author="Carolina Vera" w:date="2018-02-28T15:59:00Z"/>
        </w:rPr>
        <w:t xml:space="preserve"> los experimentos con el modelo Speedy que se discuten en el capítulo siguiente.</w:t>
      </w:r>
    </w:p>
    <w:p>
      <w:pPr>
        <w:pStyle w:val="Heading1"/>
        <w:rPr>
          <w:lang w:val="es-ES"/>
        </w:rPr>
      </w:pPr>
      <w:bookmarkStart w:id="24" w:name="simulaciones-con-el-modelo-speedy"/>
      <w:bookmarkEnd w:id="24"/>
      <w:r>
        <w:rPr>
          <w:lang w:val="es-ES"/>
          <w:rPrChange w:id="0" w:author="Carolina Vera" w:date="2018-02-28T15:59:00Z"/>
        </w:rPr>
        <w:t>Simulaciones con el modelo SPEEDY</w:t>
      </w:r>
    </w:p>
    <w:p>
      <w:pPr>
        <w:pStyle w:val="FirstParagraph"/>
        <w:rPr>
          <w:lang w:val="es-ES"/>
        </w:rPr>
      </w:pPr>
      <w:r>
        <w:rPr>
          <w:lang w:val="es-ES"/>
          <w:rPrChange w:id="0" w:author="Carolina Vera" w:date="2018-02-28T15:59:00Z"/>
        </w:rPr>
        <w:t>El model</w:t>
      </w:r>
      <w:ins w:id="1129" w:author="Carolina Vera" w:date="2018-03-01T14:38:00Z">
        <w:r>
          <w:rPr>
            <w:lang w:val="es-ES"/>
          </w:rPr>
          <w:t>o</w:t>
        </w:r>
      </w:ins>
      <w:r>
        <w:rPr>
          <w:lang w:val="es-ES"/>
          <w:rPrChange w:id="0" w:author="Carolina Vera" w:date="2018-02-28T15:59:00Z"/>
        </w:rPr>
        <w:t xml:space="preserve"> SPEEDY fue utilizado para explorar las posibles causas que expliquen el desarrollo de un patrón de onda 3 en la circulación del </w:t>
      </w:r>
      <w:del w:id="1131" w:author="Carolina Vera" w:date="2018-02-28T16:41:00Z">
        <w:r>
          <w:rPr>
            <w:lang w:val="es-ES"/>
          </w:rPr>
          <w:delText>hemisferio sur</w:delText>
        </w:r>
      </w:del>
      <w:ins w:id="1132" w:author="Carolina Vera" w:date="2018-02-28T16:41:00Z">
        <w:r>
          <w:rPr>
            <w:lang w:val="es-ES"/>
          </w:rPr>
          <w:t>HS</w:t>
        </w:r>
      </w:ins>
      <w:r>
        <w:rPr>
          <w:lang w:val="es-ES"/>
          <w:rPrChange w:id="0" w:author="Carolina Vera" w:date="2018-02-28T15:59:00Z"/>
        </w:rPr>
        <w:t xml:space="preserve">, más allá de las causas relacionadas con las vacilaciones del flujo de los oestes. En este capítulo se presentan y discuten los resultados de la corrida </w:t>
      </w:r>
      <w:del w:id="1134" w:author="Carolina Vera" w:date="2018-03-01T14:38:00Z">
        <w:r>
          <w:rPr>
            <w:lang w:val="es-ES"/>
          </w:rPr>
          <w:delText>control</w:delText>
        </w:r>
      </w:del>
      <w:ins w:id="1135" w:author="Carolina Vera" w:date="2018-03-01T14:38:00Z">
        <w:r>
          <w:rPr>
            <w:lang w:val="es-ES"/>
          </w:rPr>
          <w:t>Control,</w:t>
        </w:r>
      </w:ins>
      <w:r>
        <w:rPr>
          <w:lang w:val="es-ES"/>
          <w:rPrChange w:id="0" w:author="Carolina Vera" w:date="2018-02-28T15:59:00Z"/>
        </w:rPr>
        <w:t xml:space="preserve"> así como de los experimentos de sensibilidad realizados.</w:t>
      </w:r>
    </w:p>
    <w:p>
      <w:pPr>
        <w:pStyle w:val="Heading2"/>
        <w:rPr>
          <w:lang w:val="es-ES"/>
        </w:rPr>
      </w:pPr>
      <w:bookmarkStart w:id="25" w:name="validacion"/>
      <w:bookmarkEnd w:id="25"/>
      <w:r>
        <w:rPr>
          <w:lang w:val="es-ES"/>
          <w:rPrChange w:id="0" w:author="Carolina Vera" w:date="2018-02-28T15:59:00Z"/>
        </w:rPr>
        <w:t>Validación</w:t>
      </w:r>
    </w:p>
    <w:p>
      <w:pPr>
        <w:pStyle w:val="FirstParagraph"/>
        <w:rPr/>
      </w:pPr>
      <w:r>
        <w:rPr>
          <w:lang w:val="es-ES"/>
          <w:rPrChange w:id="0" w:author="Carolina Vera" w:date="2018-02-28T15:59:00Z"/>
        </w:rPr>
        <w:t>Se realizó primero una corrida Control utilizando el modelo SPEEDY (</w:t>
      </w:r>
      <w:commentRangeStart w:id="39"/>
      <w:r>
        <w:rPr>
          <w:lang w:val="es-ES"/>
          <w:rPrChange w:id="0" w:author="Carolina Vera" w:date="2018-02-28T15:59:00Z"/>
        </w:rPr>
        <w:t>de aquí en adelante SPEEDY</w:t>
      </w:r>
      <w:r>
        <w:rPr>
          <w:lang w:val="es-ES"/>
        </w:rPr>
      </w:r>
      <w:commentRangeEnd w:id="39"/>
      <w:r>
        <w:commentReference w:id="39"/>
      </w:r>
      <w:r>
        <w:rPr>
          <w:lang w:val="es-ES"/>
          <w:rPrChange w:id="0" w:author="Carolina Vera" w:date="2018-02-28T15:59:00Z"/>
        </w:rPr>
        <w:t>). La misma cubrió el período 1985-2014, con los modelo</w:t>
      </w:r>
      <w:ins w:id="1141" w:author="Carolina Vera" w:date="2018-03-01T14:38:00Z">
        <w:r>
          <w:rPr>
            <w:lang w:val="es-ES"/>
          </w:rPr>
          <w:t>s</w:t>
        </w:r>
      </w:ins>
      <w:r>
        <w:rPr>
          <w:lang w:val="es-ES"/>
          <w:rPrChange w:id="0" w:author="Carolina Vera" w:date="2018-02-28T15:59:00Z"/>
        </w:rPr>
        <w:t xml:space="preserve"> de suelo y hielo activados</w:t>
      </w:r>
      <w:ins w:id="1143" w:author="Carolina Vera" w:date="2018-03-01T14:39:00Z">
        <w:r>
          <w:rPr>
            <w:lang w:val="es-ES"/>
          </w:rPr>
          <w:t xml:space="preserve"> y considerando como forzante las medias </w:t>
        </w:r>
      </w:ins>
      <w:ins w:id="1144" w:author="Carolina Vera" w:date="2018-03-01T14:39:00Z">
        <w:commentRangeStart w:id="40"/>
        <w:r>
          <w:rPr>
            <w:lang w:val="es-ES"/>
          </w:rPr>
          <w:t xml:space="preserve">mensuales </w:t>
        </w:r>
      </w:ins>
      <w:r>
        <w:rPr>
          <w:lang w:val="es-ES"/>
        </w:rPr>
      </w:r>
      <w:ins w:id="1145" w:author="Carolina Vera" w:date="2018-03-01T14:39:00Z">
        <w:commentRangeEnd w:id="40"/>
        <w:r>
          <w:commentReference w:id="40"/>
        </w:r>
        <w:r>
          <w:rPr>
            <w:lang w:val="es-ES"/>
          </w:rPr>
          <w:t xml:space="preserve">de </w:t>
        </w:r>
      </w:ins>
      <w:del w:id="1146" w:author="Carolina Vera" w:date="2018-03-01T14:39:00Z">
        <w:r>
          <w:rPr>
            <w:lang w:val="es-ES"/>
          </w:rPr>
          <w:delText xml:space="preserve"> y </w:delText>
        </w:r>
      </w:del>
      <w:r>
        <w:rPr>
          <w:lang w:val="es-ES"/>
          <w:rPrChange w:id="0" w:author="Carolina Vera" w:date="2018-02-28T15:59:00Z"/>
        </w:rPr>
        <w:t xml:space="preserve">SST </w:t>
      </w:r>
      <w:del w:id="1148" w:author="Carolina Vera" w:date="2018-03-01T14:39:00Z">
        <w:r>
          <w:rPr>
            <w:lang w:val="es-ES"/>
          </w:rPr>
          <w:delText xml:space="preserve">históricas </w:delText>
        </w:r>
      </w:del>
      <w:r>
        <w:rPr>
          <w:lang w:val="es-ES"/>
          <w:rPrChange w:id="0" w:author="Carolina Vera" w:date="2018-02-28T15:59:00Z"/>
        </w:rPr>
        <w:t xml:space="preserve">provenientes de la base de datos HadISST (Rayner, </w:t>
      </w:r>
      <w:hyperlink w:anchor="ref-Rayner2003">
        <w:r>
          <w:rPr>
            <w:rStyle w:val="InternetLink"/>
            <w:lang w:val="es-ES"/>
          </w:rPr>
          <w:t>2003</w:t>
        </w:r>
      </w:hyperlink>
      <w:r>
        <w:rPr>
          <w:lang w:val="es-ES"/>
          <w:rPrChange w:id="0" w:author="Carolina Vera" w:date="2018-02-28T15:59:00Z"/>
        </w:rPr>
        <w:t xml:space="preserve">). Se utilizó una atmósfera en reposo como condición inicial observando que el tiempo de </w:t>
      </w:r>
      <w:r>
        <w:rPr>
          <w:i/>
          <w:lang w:val="es-ES"/>
          <w:rPrChange w:id="0" w:author="Carolina Vera" w:date="2018-02-28T15:59:00Z">
            <w:rPr>
              <w:i/>
            </w:rPr>
          </w:rPrChange>
        </w:rPr>
        <w:t>spin-up</w:t>
      </w:r>
      <w:r>
        <w:rPr>
          <w:lang w:val="es-ES"/>
          <w:rPrChange w:id="0" w:author="Carolina Vera" w:date="2018-02-28T15:59:00Z"/>
        </w:rPr>
        <w:t xml:space="preserve"> es menor que un mes, por lo que se utiliz</w:t>
      </w:r>
      <w:del w:id="1153" w:author="Leandro" w:date="2018-03-02T15:21:00Z">
        <w:r>
          <w:rPr>
            <w:lang w:val="es-ES"/>
          </w:rPr>
          <w:delText>ó</w:delText>
        </w:r>
      </w:del>
      <w:ins w:id="1154" w:author="Leandro" w:date="2018-03-02T15:21:00Z">
        <w:r>
          <w:rPr>
            <w:lang w:val="es-ES"/>
          </w:rPr>
          <w:t>aron</w:t>
        </w:r>
      </w:ins>
      <w:r>
        <w:rPr>
          <w:lang w:val="es-ES"/>
          <w:rPrChange w:id="0" w:author="Carolina Vera" w:date="2018-02-28T15:59:00Z"/>
        </w:rPr>
        <w:t xml:space="preserve"> todos los meses de simulación</w:t>
      </w:r>
      <w:ins w:id="1156" w:author="Leandro" w:date="2018-03-02T15:21:00Z">
        <w:r>
          <w:rPr>
            <w:lang w:val="es-ES"/>
          </w:rPr>
          <w:t xml:space="preserve"> en el an</w:t>
        </w:r>
      </w:ins>
      <w:ins w:id="1157" w:author="Leandro" w:date="2018-03-02T15:22:00Z">
        <w:r>
          <w:rPr>
            <w:lang w:val="es-ES"/>
          </w:rPr>
          <w:t>álisis</w:t>
        </w:r>
      </w:ins>
      <w:r>
        <w:rPr>
          <w:lang w:val="es-ES"/>
          <w:rPrChange w:id="0" w:author="Carolina Vera" w:date="2018-02-28T15:59:00Z"/>
        </w:rPr>
        <w:t>.</w:t>
      </w:r>
    </w:p>
    <w:p>
      <w:pPr>
        <w:pStyle w:val="TextBody"/>
        <w:rPr>
          <w:lang w:val="es-ES"/>
        </w:rPr>
      </w:pPr>
      <w:r>
        <w:rPr>
          <w:lang w:val="es-ES"/>
          <w:rPrChange w:id="0" w:author="Carolina Vera" w:date="2018-02-28T15:59:00Z"/>
        </w:rPr>
        <w:t xml:space="preserve">Para la validación de la corrida </w:t>
      </w:r>
      <w:ins w:id="1160" w:author="Carolina Vera" w:date="2018-03-01T14:40:00Z">
        <w:r>
          <w:rPr>
            <w:lang w:val="es-ES"/>
          </w:rPr>
          <w:t>C</w:t>
        </w:r>
      </w:ins>
      <w:del w:id="1161" w:author="Carolina Vera" w:date="2018-03-01T14:40:00Z">
        <w:r>
          <w:rPr>
            <w:lang w:val="es-ES"/>
          </w:rPr>
          <w:delText>c</w:delText>
        </w:r>
      </w:del>
      <w:r>
        <w:rPr>
          <w:lang w:val="es-ES"/>
          <w:rPrChange w:id="0" w:author="Carolina Vera" w:date="2018-02-28T15:59:00Z"/>
        </w:rPr>
        <w:t xml:space="preserve">ontrol </w:t>
      </w:r>
      <w:del w:id="1163" w:author="Carolina Vera" w:date="2018-03-01T14:40:00Z">
        <w:r>
          <w:rPr>
            <w:lang w:val="es-ES"/>
          </w:rPr>
          <w:delText xml:space="preserve">de SPEEDY </w:delText>
        </w:r>
      </w:del>
      <w:r>
        <w:rPr>
          <w:lang w:val="es-ES"/>
          <w:rPrChange w:id="0" w:author="Carolina Vera" w:date="2018-02-28T15:59:00Z"/>
        </w:rPr>
        <w:t xml:space="preserve">se utilizaron los </w:t>
      </w:r>
      <w:del w:id="1165" w:author="Carolina Vera" w:date="2018-03-01T14:40:00Z">
        <w:r>
          <w:rPr>
            <w:lang w:val="es-ES"/>
          </w:rPr>
          <w:delText>reanálisis del NCEP/NCAR</w:delText>
        </w:r>
      </w:del>
      <w:ins w:id="1166" w:author="Carolina Vera" w:date="2018-03-01T14:40:00Z">
        <w:r>
          <w:rPr>
            <w:lang w:val="es-ES"/>
          </w:rPr>
          <w:t>datos</w:t>
        </w:r>
      </w:ins>
      <w:r>
        <w:rPr>
          <w:lang w:val="es-ES"/>
          <w:rPrChange w:id="0" w:author="Carolina Vera" w:date="2018-02-28T15:59:00Z"/>
        </w:rPr>
        <w:t xml:space="preserve"> </w:t>
      </w:r>
      <w:del w:id="1168" w:author="Carolina Vera" w:date="2018-03-01T14:40:00Z">
        <w:r>
          <w:rPr>
            <w:lang w:val="es-ES"/>
          </w:rPr>
          <w:delText xml:space="preserve">(de aquí en adelante </w:delText>
        </w:r>
      </w:del>
      <w:ins w:id="1169" w:author="Carolina Vera" w:date="2018-03-01T14:40:00Z">
        <w:r>
          <w:rPr>
            <w:lang w:val="es-ES"/>
          </w:rPr>
          <w:t xml:space="preserve">del </w:t>
        </w:r>
      </w:ins>
      <w:r>
        <w:rPr>
          <w:lang w:val="es-ES"/>
          <w:rPrChange w:id="0" w:author="Carolina Vera" w:date="2018-02-28T15:59:00Z"/>
        </w:rPr>
        <w:t>NCEP</w:t>
      </w:r>
      <w:ins w:id="1171" w:author="Carolina Vera" w:date="2018-03-01T14:40:00Z">
        <w:r>
          <w:rPr>
            <w:lang w:val="es-ES"/>
          </w:rPr>
          <w:t xml:space="preserve">, descriptos en el capítulo 2 y utilizado en los </w:t>
        </w:r>
      </w:ins>
      <w:ins w:id="1172" w:author="Carolina Vera" w:date="2018-03-01T14:41:00Z">
        <w:r>
          <w:rPr>
            <w:lang w:val="es-ES"/>
          </w:rPr>
          <w:t>capítulos 3 y 4</w:t>
        </w:r>
      </w:ins>
      <w:del w:id="1173" w:author="Carolina Vera" w:date="2018-03-01T14:41:00Z">
        <w:r>
          <w:rPr>
            <w:lang w:val="es-ES"/>
          </w:rPr>
          <w:delText>) correspondientes a diferentes variables</w:delText>
        </w:r>
      </w:del>
      <w:r>
        <w:rPr>
          <w:lang w:val="es-ES"/>
          <w:rPrChange w:id="0" w:author="Carolina Vera" w:date="2018-02-28T15:59:00Z"/>
        </w:rPr>
        <w:t>. La descripción se concentra en mostrar los resultados</w:t>
      </w:r>
      <w:ins w:id="1175" w:author="Carolina Vera" w:date="2018-03-01T14:41:00Z">
        <w:r>
          <w:rPr>
            <w:lang w:val="es-ES"/>
          </w:rPr>
          <w:t xml:space="preserve"> para diferentes variables en </w:t>
        </w:r>
      </w:ins>
      <w:del w:id="1176" w:author="Carolina Vera" w:date="2018-03-01T14:41:00Z">
        <w:r>
          <w:rPr>
            <w:lang w:val="es-ES"/>
          </w:rPr>
          <w:delText xml:space="preserve"> sobre </w:delText>
        </w:r>
      </w:del>
      <w:r>
        <w:rPr>
          <w:lang w:val="es-ES"/>
          <w:rPrChange w:id="0" w:author="Carolina Vera" w:date="2018-02-28T15:59:00Z"/>
        </w:rPr>
        <w:t>los niveles de 200hPa y 500hPa</w:t>
      </w:r>
      <w:ins w:id="1178" w:author="Carolina Vera" w:date="2018-03-01T14:41:00Z">
        <w:r>
          <w:rPr>
            <w:lang w:val="es-ES"/>
          </w:rPr>
          <w:t>,</w:t>
        </w:r>
      </w:ins>
      <w:r>
        <w:rPr>
          <w:lang w:val="es-ES"/>
          <w:rPrChange w:id="0" w:author="Carolina Vera" w:date="2018-02-28T15:59:00Z"/>
        </w:rPr>
        <w:t xml:space="preserve"> como representativos de los niveles altos y medios respectivamente, de la troposfera. Las conclusiones no cambian substancialmente en el resto de los niveles.</w:t>
      </w:r>
    </w:p>
    <w:p>
      <w:pPr>
        <w:pStyle w:val="TextBody"/>
        <w:rPr>
          <w:lang w:val="es-ES"/>
        </w:rPr>
      </w:pPr>
      <w:r>
        <w:rPr>
          <w:lang w:val="es-ES"/>
          <w:rPrChange w:id="0" w:author="Carolina Vera" w:date="2018-02-28T15:59:00Z"/>
        </w:rPr>
        <w:t>Como se mencionó previamente (), la representación de la estratósfera en SPEEDY es muy limitada debido a que el único nivel estratosférico disponible (30hPa) es la tapa del modelo, funcionando como “esponja” que evita la propagación de ondas de gravedad.</w:t>
      </w:r>
      <w:ins w:id="1181" w:author="Carolina Vera" w:date="2018-03-01T14:41:00Z">
        <w:r>
          <w:rPr>
            <w:lang w:val="es-ES"/>
          </w:rPr>
          <w:t xml:space="preserve"> Teniendo en cuenta</w:t>
        </w:r>
      </w:ins>
      <w:ins w:id="1182" w:author="Carolina Vera" w:date="2018-03-01T14:42:00Z">
        <w:r>
          <w:rPr>
            <w:lang w:val="es-ES"/>
          </w:rPr>
          <w:t xml:space="preserve">, los resultados de trabajos previos y del capítulo 3, donde se presentan evidencias de actividad de la QS3 en la estratosfera invernal, </w:t>
        </w:r>
      </w:ins>
      <w:ins w:id="1183" w:author="Carolina Vera" w:date="2018-03-01T14:43:00Z">
        <w:r>
          <w:rPr>
            <w:lang w:val="es-ES"/>
          </w:rPr>
          <w:t>se asume que esto</w:t>
        </w:r>
      </w:ins>
      <w:ins w:id="1184" w:author="Carolina Vera" w:date="2018-03-01T14:42:00Z">
        <w:r>
          <w:rPr>
            <w:lang w:val="es-ES"/>
          </w:rPr>
          <w:t xml:space="preserve"> puede limitar </w:t>
        </w:r>
      </w:ins>
      <w:ins w:id="1185" w:author="Carolina Vera" w:date="2018-03-01T14:43:00Z">
        <w:r>
          <w:rPr>
            <w:lang w:val="es-ES"/>
          </w:rPr>
          <w:t xml:space="preserve">la calidad de las simulaciones durante esa época del año. </w:t>
        </w:r>
      </w:ins>
    </w:p>
    <w:p>
      <w:pPr>
        <w:pStyle w:val="Heading3"/>
        <w:rPr>
          <w:lang w:val="es-ES"/>
        </w:rPr>
      </w:pPr>
      <w:bookmarkStart w:id="26" w:name="altura-geopotencial-1"/>
      <w:bookmarkEnd w:id="26"/>
      <w:r>
        <w:rPr>
          <w:lang w:val="es-ES"/>
          <w:rPrChange w:id="0" w:author="Carolina Vera" w:date="2018-02-28T15:59:00Z"/>
        </w:rPr>
        <w:t>Altura Geopotencial</w:t>
      </w:r>
    </w:p>
    <w:p>
      <w:pPr>
        <w:pStyle w:val="FirstParagraph"/>
        <w:rPr>
          <w:lang w:val="es-ES"/>
        </w:rPr>
      </w:pPr>
      <w:r>
        <w:rPr>
          <w:lang w:val="es-ES"/>
          <w:rPrChange w:id="0" w:author="Carolina Vera" w:date="2018-02-28T15:59:00Z"/>
        </w:rPr>
        <w:t xml:space="preserve">La validación del campo medio de altura geopotencial (no se muestra) confirma que está bien representado por el modelo. La comparación de las anomalías zonales del campo </w:t>
      </w:r>
      <w:del w:id="1188" w:author="Carolina Vera" w:date="2018-03-01T14:44:00Z">
        <w:r>
          <w:rPr>
            <w:lang w:val="es-ES"/>
          </w:rPr>
          <w:delText>medio representadas</w:delText>
        </w:r>
      </w:del>
      <w:ins w:id="1189" w:author="Carolina Vera" w:date="2018-03-01T14:44:00Z">
        <w:r>
          <w:rPr>
            <w:lang w:val="es-ES"/>
          </w:rPr>
          <w:t>medio, representadas</w:t>
        </w:r>
      </w:ins>
      <w:r>
        <w:rPr>
          <w:lang w:val="es-ES"/>
          <w:rPrChange w:id="0" w:author="Carolina Vera" w:date="2018-02-28T15:59:00Z"/>
        </w:rPr>
        <w:t xml:space="preserve"> por SPEEDY se muestra en la  donde en sombreado se muestra el campo de SPEEDY y en contornos el correspondiente a NCEP (convención que se mantendrá en el resto de las figuras de validación). SPEEDY representa correctamente la estructura aproximadamente barotrópica equivalente de las anomalías zonales</w:t>
      </w:r>
      <w:ins w:id="1191" w:author="Carolina Vera" w:date="2018-03-01T14:45:00Z">
        <w:r>
          <w:rPr>
            <w:lang w:val="es-ES"/>
          </w:rPr>
          <w:t xml:space="preserve"> y la </w:t>
        </w:r>
      </w:ins>
      <w:ins w:id="1192" w:author="Carolina Vera" w:date="2018-03-01T14:46:00Z">
        <w:r>
          <w:rPr>
            <w:lang w:val="es-ES"/>
          </w:rPr>
          <w:t>predominancia</w:t>
        </w:r>
      </w:ins>
      <w:ins w:id="1193" w:author="Carolina Vera" w:date="2018-03-01T14:45:00Z">
        <w:r>
          <w:rPr>
            <w:lang w:val="es-ES"/>
          </w:rPr>
          <w:t xml:space="preserve"> de la </w:t>
        </w:r>
      </w:ins>
      <w:ins w:id="1194" w:author="Carolina Vera" w:date="2018-03-01T14:46:00Z">
        <w:r>
          <w:rPr>
            <w:lang w:val="es-ES"/>
          </w:rPr>
          <w:t>señal asociada con la QS1</w:t>
        </w:r>
      </w:ins>
      <w:r>
        <w:rPr>
          <w:lang w:val="es-ES"/>
          <w:rPrChange w:id="0" w:author="Carolina Vera" w:date="2018-02-28T15:59:00Z"/>
        </w:rPr>
        <w:t xml:space="preserve">. </w:t>
      </w:r>
      <w:ins w:id="1196" w:author="Carolina Vera" w:date="2018-03-01T14:46:00Z">
        <w:r>
          <w:rPr>
            <w:lang w:val="es-ES"/>
          </w:rPr>
          <w:t xml:space="preserve">Sin embargo, las simulaciones presentan errores en la ubicación, intensidad e inclinación de las </w:t>
        </w:r>
      </w:ins>
      <w:ins w:id="1197" w:author="Carolina Vera" w:date="2018-03-01T14:47:00Z">
        <w:r>
          <w:rPr>
            <w:lang w:val="es-ES"/>
          </w:rPr>
          <w:t xml:space="preserve">perturbaciones. En invierno, las anomalías simuladas son de magnitud importante como las observadas, aunque el modelo no representa la </w:t>
        </w:r>
      </w:ins>
      <w:ins w:id="1198" w:author="Carolina Vera" w:date="2018-03-01T14:49:00Z">
        <w:r>
          <w:rPr>
            <w:lang w:val="es-ES"/>
          </w:rPr>
          <w:t>inclinación observada</w:t>
        </w:r>
      </w:ins>
      <w:ins w:id="1199" w:author="Carolina Vera" w:date="2018-03-01T14:48:00Z">
        <w:r>
          <w:rPr>
            <w:lang w:val="es-ES"/>
          </w:rPr>
          <w:t xml:space="preserve"> de las mismas hacia el oeste con la altura. </w:t>
        </w:r>
      </w:ins>
      <w:ins w:id="1200" w:author="Carolina Vera" w:date="2018-03-01T14:50:00Z">
        <w:r>
          <w:rPr>
            <w:lang w:val="es-ES"/>
          </w:rPr>
          <w:t xml:space="preserve">Este error es coherente con </w:t>
        </w:r>
      </w:ins>
      <w:ins w:id="1201" w:author="Carolina Vera" w:date="2018-03-01T14:48:00Z">
        <w:r>
          <w:rPr>
            <w:lang w:val="es-ES"/>
          </w:rPr>
          <w:t xml:space="preserve">la falta de representación de la estratosfera en el modelo y </w:t>
        </w:r>
      </w:ins>
      <w:ins w:id="1202" w:author="Carolina Vera" w:date="2018-03-01T14:49:00Z">
        <w:r>
          <w:rPr>
            <w:lang w:val="es-ES"/>
          </w:rPr>
          <w:t>que los estudios previos relacionan la inclinación hacia el oeste con propagación vertical de ondas de Rossby d</w:t>
        </w:r>
      </w:ins>
      <w:ins w:id="1203" w:author="Carolina Vera" w:date="2018-03-01T14:50:00Z">
        <w:r>
          <w:rPr>
            <w:lang w:val="es-ES"/>
          </w:rPr>
          <w:t xml:space="preserve">esde la troposfera hacia la estratosfera. Sin embargo el hecho que las anomalías simuladas en la troposfera </w:t>
        </w:r>
      </w:ins>
      <w:ins w:id="1204" w:author="Carolina Vera" w:date="2018-03-01T14:51:00Z">
        <w:r>
          <w:rPr>
            <w:lang w:val="es-ES"/>
          </w:rPr>
          <w:t>están razonablemente simuladas</w:t>
        </w:r>
      </w:ins>
      <w:ins w:id="1205" w:author="Carolina Vera" w:date="2018-03-01T14:53:00Z">
        <w:r>
          <w:rPr>
            <w:lang w:val="es-ES"/>
          </w:rPr>
          <w:t xml:space="preserve"> (aunque algo más intensas que las observadas)</w:t>
        </w:r>
      </w:ins>
      <w:ins w:id="1206" w:author="Carolina Vera" w:date="2018-03-01T14:51:00Z">
        <w:r>
          <w:rPr>
            <w:lang w:val="es-ES"/>
          </w:rPr>
          <w:t>, da evidencias la importancia de los procesos troposféricos en mantener estas anomalías.</w:t>
        </w:r>
      </w:ins>
      <w:del w:id="1207" w:author="Carolina Vera" w:date="2018-03-01T14:52:00Z">
        <w:r>
          <w:rPr>
            <w:lang w:val="es-ES"/>
          </w:rPr>
          <w:delText>El patrón de QS1 y su intensificación en invierno son también bien simulados, aunque no en magnitud.</w:delText>
        </w:r>
      </w:del>
      <w:r>
        <w:rPr>
          <w:lang w:val="es-ES"/>
          <w:rPrChange w:id="0" w:author="Carolina Vera" w:date="2018-02-28T15:59:00Z"/>
        </w:rPr>
        <w:t xml:space="preserve"> </w:t>
      </w:r>
      <w:ins w:id="1209" w:author="Carolina Vera" w:date="2018-03-01T14:52:00Z">
        <w:r>
          <w:rPr>
            <w:lang w:val="es-ES"/>
          </w:rPr>
          <w:t>Las anomalías simuladas en otoño y primavera presentan características similares a las invernales. En cambio</w:t>
        </w:r>
      </w:ins>
      <w:ins w:id="1210" w:author="Carolina Vera" w:date="2018-03-01T14:54:00Z">
        <w:r>
          <w:rPr>
            <w:lang w:val="es-ES"/>
          </w:rPr>
          <w:t>,</w:t>
        </w:r>
      </w:ins>
      <w:ins w:id="1211" w:author="Carolina Vera" w:date="2018-03-01T14:52:00Z">
        <w:r>
          <w:rPr>
            <w:lang w:val="es-ES"/>
          </w:rPr>
          <w:t xml:space="preserve"> e</w:t>
        </w:r>
      </w:ins>
      <w:del w:id="1212" w:author="Carolina Vera" w:date="2018-03-01T14:52:00Z">
        <w:r>
          <w:rPr>
            <w:lang w:val="es-ES"/>
          </w:rPr>
          <w:delText>E</w:delText>
        </w:r>
      </w:del>
      <w:r>
        <w:rPr>
          <w:lang w:val="es-ES"/>
          <w:rPrChange w:id="0" w:author="Carolina Vera" w:date="2018-02-28T15:59:00Z"/>
        </w:rPr>
        <w:t xml:space="preserve">n verano </w:t>
      </w:r>
      <w:ins w:id="1214" w:author="Carolina Vera" w:date="2018-03-01T14:52:00Z">
        <w:r>
          <w:rPr>
            <w:lang w:val="es-ES"/>
          </w:rPr>
          <w:t xml:space="preserve">el patrón </w:t>
        </w:r>
      </w:ins>
      <w:r>
        <w:rPr>
          <w:lang w:val="es-ES"/>
          <w:rPrChange w:id="0" w:author="Carolina Vera" w:date="2018-02-28T15:59:00Z"/>
        </w:rPr>
        <w:t xml:space="preserve">es </w:t>
      </w:r>
      <w:del w:id="1216" w:author="Carolina Vera" w:date="2018-03-01T14:53:00Z">
        <w:r>
          <w:rPr>
            <w:lang w:val="es-ES"/>
          </w:rPr>
          <w:delText xml:space="preserve">demasiado </w:delText>
        </w:r>
      </w:del>
      <w:ins w:id="1217" w:author="Carolina Vera" w:date="2018-03-01T14:53:00Z">
        <w:r>
          <w:rPr>
            <w:lang w:val="es-ES"/>
          </w:rPr>
          <w:t xml:space="preserve">bastante más </w:t>
        </w:r>
      </w:ins>
      <w:r>
        <w:rPr>
          <w:lang w:val="es-ES"/>
          <w:rPrChange w:id="0" w:author="Carolina Vera" w:date="2018-02-28T15:59:00Z"/>
        </w:rPr>
        <w:t>débil</w:t>
      </w:r>
      <w:del w:id="1219" w:author="Carolina Vera" w:date="2018-03-01T14:53:00Z">
        <w:r>
          <w:rPr>
            <w:lang w:val="es-ES"/>
          </w:rPr>
          <w:delText xml:space="preserve"> y en invierno y primavera, demasiado intenso.</w:delText>
        </w:r>
      </w:del>
      <w:ins w:id="1220" w:author="Carolina Vera" w:date="2018-03-01T14:53:00Z">
        <w:r>
          <w:rPr>
            <w:lang w:val="es-ES"/>
          </w:rPr>
          <w:t xml:space="preserve"> que el observado. </w:t>
        </w:r>
      </w:ins>
      <w:ins w:id="1221" w:author="Carolina Vera" w:date="2018-03-01T14:54:00Z">
        <w:r>
          <w:rPr>
            <w:lang w:val="es-ES"/>
          </w:rPr>
          <w:t>Se destaca además que si bien en líneas generales l</w:t>
        </w:r>
      </w:ins>
    </w:p>
    <w:p>
      <w:pPr>
        <w:pStyle w:val="FirstParagraph"/>
        <w:pPrChange w:id="0" w:author="Carolina Vera" w:date="2018-03-01T14:54:00Z"/>
        <w:rPr/>
      </w:pPr>
      <w:del w:id="1222" w:author="Carolina Vera" w:date="2018-03-01T14:54:00Z">
        <w:r>
          <w:rPr>
            <w:lang w:val="es-ES"/>
          </w:rPr>
          <w:delText>L</w:delText>
        </w:r>
      </w:del>
      <w:r>
        <w:rPr>
          <w:lang w:val="es-ES"/>
          <w:rPrChange w:id="0" w:author="Carolina Vera" w:date="2018-02-28T15:59:00Z"/>
        </w:rPr>
        <w:t xml:space="preserve">a ubicación de los máximos y mínimos de Z* en SPEEDY es aproximadamente la correcta, </w:t>
      </w:r>
      <w:del w:id="1224" w:author="Carolina Vera" w:date="2018-03-01T14:54:00Z">
        <w:r>
          <w:rPr>
            <w:lang w:val="es-ES"/>
          </w:rPr>
          <w:delText xml:space="preserve">aunque </w:delText>
        </w:r>
      </w:del>
      <w:r>
        <w:rPr>
          <w:lang w:val="es-ES"/>
          <w:rPrChange w:id="0" w:author="Carolina Vera" w:date="2018-02-28T15:59:00Z"/>
        </w:rPr>
        <w:t xml:space="preserve">no logra capturar parte de la estructura fina. </w:t>
      </w:r>
      <w:ins w:id="1226" w:author="Carolina Vera" w:date="2018-03-01T14:54:00Z">
        <w:r>
          <w:rPr>
            <w:lang w:val="es-ES"/>
          </w:rPr>
          <w:t xml:space="preserve"> Las anomalías </w:t>
        </w:r>
      </w:ins>
      <w:ins w:id="1227" w:author="Carolina Vera" w:date="2018-03-01T14:55:00Z">
        <w:r>
          <w:rPr>
            <w:lang w:val="es-ES"/>
          </w:rPr>
          <w:t>simuladas e</w:t>
        </w:r>
      </w:ins>
      <w:del w:id="1228" w:author="Carolina Vera" w:date="2018-03-01T14:54:00Z">
        <w:r>
          <w:rPr>
            <w:lang w:val="es-ES"/>
          </w:rPr>
          <w:delText>E</w:delText>
        </w:r>
      </w:del>
      <w:r>
        <w:rPr>
          <w:lang w:val="es-ES"/>
          <w:rPrChange w:id="0" w:author="Carolina Vera" w:date="2018-02-28T15:59:00Z"/>
        </w:rPr>
        <w:t xml:space="preserve">n 500hPa </w:t>
      </w:r>
      <w:ins w:id="1230" w:author="Carolina Vera" w:date="2018-03-01T14:55:00Z">
        <w:r>
          <w:rPr>
            <w:lang w:val="es-ES"/>
          </w:rPr>
          <w:t xml:space="preserve">(Fig. xx) en </w:t>
        </w:r>
      </w:ins>
      <w:del w:id="1231" w:author="Carolina Vera" w:date="2018-03-01T14:55:00Z">
        <w:r>
          <w:rPr>
            <w:lang w:val="es-ES"/>
          </w:rPr>
          <w:delText xml:space="preserve">durante </w:delText>
        </w:r>
      </w:del>
      <w:r>
        <w:rPr>
          <w:lang w:val="es-ES"/>
          <w:rPrChange w:id="0" w:author="Carolina Vera" w:date="2018-02-28T15:59:00Z"/>
        </w:rPr>
        <w:t xml:space="preserve">otoño, invierno y primavera, </w:t>
      </w:r>
      <w:del w:id="1233" w:author="Carolina Vera" w:date="2018-03-01T14:55:00Z">
        <w:r>
          <w:rPr>
            <w:lang w:val="es-ES"/>
          </w:rPr>
          <w:delText xml:space="preserve">SPEEDY </w:delText>
        </w:r>
      </w:del>
      <w:r>
        <w:rPr>
          <w:lang w:val="es-ES"/>
          <w:rPrChange w:id="0" w:author="Carolina Vera" w:date="2018-02-28T15:59:00Z"/>
        </w:rPr>
        <w:t>presenta</w:t>
      </w:r>
      <w:ins w:id="1235" w:author="Carolina Vera" w:date="2018-03-01T14:55:00Z">
        <w:r>
          <w:rPr>
            <w:lang w:val="es-ES"/>
          </w:rPr>
          <w:t>n</w:t>
        </w:r>
      </w:ins>
      <w:r>
        <w:rPr>
          <w:lang w:val="es-ES"/>
          <w:rPrChange w:id="0" w:author="Carolina Vera" w:date="2018-02-28T15:59:00Z"/>
        </w:rPr>
        <w:t xml:space="preserve"> un sólo máximo en 120°O a pesar de que NCEP muestra dos máximos, uno que se mantiene en la línea de fecha durante todo el año y otro entre 120°O y 60°O según la época del año.</w:t>
      </w:r>
    </w:p>
    <w:p>
      <w:pPr>
        <w:pStyle w:val="TextBody"/>
        <w:rPr>
          <w:lang w:val="es-ES"/>
        </w:rPr>
      </w:pPr>
      <w:commentRangeStart w:id="41"/>
      <w:r>
        <w:rPr>
          <w:lang w:val="es-ES"/>
          <w:rPrChange w:id="0" w:author="Carolina Vera" w:date="2018-02-28T15:59:00Z"/>
        </w:rPr>
        <w:t>En la  se muestra la diferencia entre el campo de Z* de NCEP y SPEEDY. En verano y otoño la principal diferencia radica en que NCEP muestra una alta más intensa de la QS1 al norte de 60°S. En invierno y primavera se observa un tren de ondas con propagación medirional que une el Índico con el Atlántico con número de onda planetaria 3. Un tren de ondas similar fue identificado en las observaciones en la . Su aparición al hacer la resta NCEP - SPEEDY indica que el mismo no está presente en la corrida Control.</w:t>
      </w:r>
      <w:commentRangeEnd w:id="41"/>
      <w:r>
        <w:commentReference w:id="41"/>
      </w:r>
      <w:r>
        <w:rPr>
          <w:lang w:val="es-ES"/>
        </w:rPr>
      </w:r>
    </w:p>
    <w:p>
      <w:pPr>
        <w:pStyle w:val="FigurewithCaption"/>
        <w:rPr/>
      </w:pPr>
      <w:r>
        <w:rPr/>
        <w:drawing>
          <wp:inline distT="0" distB="0" distL="0" distR="0">
            <wp:extent cx="5334000" cy="3501390"/>
            <wp:effectExtent l="0" t="0" r="0" b="0"/>
            <wp:docPr id="26" name="Image25" descr="Corte zonal de Z* en 60°S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Corte zonal de Z* en 60°S (SPEEDY sombreado, NCEP contornos)."/>
                    <pic:cNvPicPr>
                      <a:picLocks noChangeAspect="1" noChangeArrowheads="1"/>
                    </pic:cNvPicPr>
                  </pic:nvPicPr>
                  <pic:blipFill>
                    <a:blip r:embed="rId27"/>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Corte zonal de Z* en 60°S (SPEEDY sombreado, NCEP contornos).</w:t>
      </w:r>
    </w:p>
    <w:p>
      <w:pPr>
        <w:pStyle w:val="TextBody"/>
        <w:rPr/>
      </w:pPr>
      <w:del w:id="1239" w:author="Carolina Vera" w:date="2018-03-01T14:56:00Z">
        <w:r>
          <w:rPr>
            <w:lang w:val="es-ES"/>
          </w:rPr>
          <w:delText>En la  se muestra el corte de Z* en 60°S. El modelo presenta en líneas generales las anomalías de un determinado signo en la misma porción del hemisferio que NCEP. Además, el modelo es capaz de reproducir crudamente la variación estacional de la ubicación de los extremos de las anomalías en la vertical, entre verano e invierno. Sin embargo, se evidencia la falta de inclinación en la vertical de las anomalías zonales de SPEEDY, las cuales son mucho más barotrópicas que en NCEP. Esto indica que la QS1 en SPEEDY no estáría asociada principalmente al transporte de calor hacia el polo ni, en consecuencia, a la propagación vertical de ondas de Rossby.</w:delText>
        </w:r>
      </w:del>
    </w:p>
    <w:p>
      <w:pPr>
        <w:pStyle w:val="TextBody"/>
        <w:rPr/>
      </w:pPr>
      <w:bookmarkStart w:id="27" w:name="temperatura-1"/>
      <w:bookmarkEnd w:id="27"/>
      <w:r>
        <w:rPr>
          <w:lang w:val="es-ES"/>
          <w:rPrChange w:id="0" w:author="Carolina Vera" w:date="2018-02-28T15:59:00Z"/>
        </w:rPr>
        <w:t>Temperatura</w:t>
      </w:r>
    </w:p>
    <w:p>
      <w:pPr>
        <w:pStyle w:val="FirstParagraph"/>
        <w:rPr>
          <w:lang w:val="es-ES"/>
        </w:rPr>
      </w:pPr>
      <w:r>
        <w:rPr>
          <w:lang w:val="es-ES"/>
          <w:rPrChange w:id="0" w:author="Carolina Vera" w:date="2018-02-28T15:59:00Z"/>
        </w:rPr>
        <w:t>En la  se muestra el campo medio de temperatura de SPEEDY y NCEP. En 850hPa y 500hPa, ambos campos son muy similares</w:t>
      </w:r>
      <w:del w:id="1242" w:author="Carolina Vera" w:date="2018-03-01T14:58:00Z">
        <w:r>
          <w:rPr>
            <w:lang w:val="es-ES"/>
          </w:rPr>
          <w:delText>, tanto en el gradiente meridional como en las anomalas zonales (que se muestran mejor en la )</w:delText>
        </w:r>
      </w:del>
      <w:r>
        <w:rPr>
          <w:lang w:val="es-ES"/>
          <w:rPrChange w:id="0" w:author="Carolina Vera" w:date="2018-02-28T15:59:00Z"/>
        </w:rPr>
        <w:t>. En niveles altos (200hPa) la</w:t>
      </w:r>
      <w:del w:id="1244" w:author="Carolina Vera" w:date="2018-03-01T14:57:00Z">
        <w:r>
          <w:rPr>
            <w:lang w:val="es-ES"/>
          </w:rPr>
          <w:delText>s</w:delText>
        </w:r>
      </w:del>
      <w:r>
        <w:rPr>
          <w:lang w:val="es-ES"/>
          <w:rPrChange w:id="0" w:author="Carolina Vera" w:date="2018-02-28T15:59:00Z"/>
        </w:rPr>
        <w:t xml:space="preserve"> simulación control </w:t>
      </w:r>
      <w:del w:id="1246" w:author="Carolina Vera" w:date="2018-03-01T14:57:00Z">
        <w:r>
          <w:rPr>
            <w:lang w:val="es-ES"/>
          </w:rPr>
          <w:delText xml:space="preserve">diverge </w:delText>
        </w:r>
      </w:del>
      <w:ins w:id="1247" w:author="Carolina Vera" w:date="2018-03-01T14:57:00Z">
        <w:r>
          <w:rPr>
            <w:lang w:val="es-ES"/>
          </w:rPr>
          <w:t xml:space="preserve">difiere </w:t>
        </w:r>
      </w:ins>
      <w:r>
        <w:rPr>
          <w:lang w:val="es-ES"/>
          <w:rPrChange w:id="0" w:author="Carolina Vera" w:date="2018-02-28T15:59:00Z"/>
        </w:rPr>
        <w:t>considerablemente de las observaciones. En verano y en otoño, SPEEDY muestra un gradiente meridional mucho más importante que NCEP y en invierno y primavera el gradiente máximo se da entre 30°S y 45°S para SPEEDY, y en 60°S en NCEP.</w:t>
      </w:r>
    </w:p>
    <w:p>
      <w:pPr>
        <w:pStyle w:val="TextBody"/>
        <w:rPr>
          <w:lang w:val="es-ES"/>
        </w:rPr>
      </w:pPr>
      <w:r>
        <w:rPr>
          <w:lang w:val="es-ES"/>
          <w:rPrChange w:id="0" w:author="Carolina Vera" w:date="2018-02-28T15:59:00Z"/>
        </w:rPr>
        <w:t xml:space="preserve">La  presenta las anomalías zonales de temperatura simuladas y observadas. </w:t>
      </w:r>
      <w:ins w:id="1250" w:author="Carolina Vera" w:date="2018-03-01T14:58:00Z">
        <w:r>
          <w:rPr>
            <w:lang w:val="es-ES"/>
          </w:rPr>
          <w:t>La estructura de a</w:t>
        </w:r>
      </w:ins>
      <w:del w:id="1251" w:author="Carolina Vera" w:date="2018-03-01T14:58:00Z">
        <w:r>
          <w:rPr>
            <w:lang w:val="es-ES"/>
          </w:rPr>
          <w:delText>A</w:delText>
        </w:r>
      </w:del>
      <w:r>
        <w:rPr>
          <w:lang w:val="es-ES"/>
          <w:rPrChange w:id="0" w:author="Carolina Vera" w:date="2018-02-28T15:59:00Z"/>
        </w:rPr>
        <w:t>mbas coincide</w:t>
      </w:r>
      <w:del w:id="1253" w:author="Carolina Vera" w:date="2018-03-01T14:58:00Z">
        <w:r>
          <w:rPr>
            <w:lang w:val="es-ES"/>
          </w:rPr>
          <w:delText>n</w:delText>
        </w:r>
      </w:del>
      <w:r>
        <w:rPr>
          <w:lang w:val="es-ES"/>
          <w:rPrChange w:id="0" w:author="Carolina Vera" w:date="2018-02-28T15:59:00Z"/>
        </w:rPr>
        <w:t xml:space="preserve"> en niveles bajos, donde la influencia superficial es importante, pero son diferentes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w:t>
      </w:r>
      <w:ins w:id="1255" w:author="Carolina Vera" w:date="2018-03-01T14:58:00Z">
        <w:r>
          <w:rPr>
            <w:lang w:val="es-ES"/>
          </w:rPr>
          <w:t>Nuevamente, esto puede deberse a la falta de representaci</w:t>
        </w:r>
      </w:ins>
      <w:ins w:id="1256" w:author="Carolina Vera" w:date="2018-03-01T14:59:00Z">
        <w:r>
          <w:rPr>
            <w:lang w:val="es-ES"/>
          </w:rPr>
          <w:t>ó</w:t>
        </w:r>
      </w:ins>
      <w:ins w:id="1257" w:author="Carolina Vera" w:date="2018-03-01T14:58:00Z">
        <w:r>
          <w:rPr>
            <w:lang w:val="es-ES"/>
          </w:rPr>
          <w:t>n</w:t>
        </w:r>
      </w:ins>
      <w:ins w:id="1258" w:author="Carolina Vera" w:date="2018-03-01T14:59:00Z">
        <w:r>
          <w:rPr>
            <w:lang w:val="es-ES"/>
          </w:rPr>
          <w:t xml:space="preserve"> de la estratosfera en el modelo. </w:t>
        </w:r>
      </w:ins>
      <w:r>
        <w:rPr>
          <w:lang w:val="es-ES"/>
          <w:rPrChange w:id="0" w:author="Carolina Vera" w:date="2018-02-28T15:59:00Z"/>
        </w:rPr>
        <w:t>Al norte de esa latitud las anomalías de SPEEDY coinciden mejor con NCEP.</w:t>
      </w:r>
    </w:p>
    <w:p>
      <w:pPr>
        <w:pStyle w:val="Heading3"/>
        <w:rPr/>
      </w:pPr>
      <w:bookmarkStart w:id="28" w:name="viento-zonal-1"/>
      <w:bookmarkEnd w:id="28"/>
      <w:r>
        <w:rPr/>
        <w:t>Viento zonal</w:t>
      </w:r>
    </w:p>
    <w:p>
      <w:pPr>
        <w:pStyle w:val="FigurewithCaption"/>
        <w:rPr/>
      </w:pPr>
      <w:r>
        <w:rPr/>
        <w:drawing>
          <wp:inline distT="0" distB="0" distL="0" distR="0">
            <wp:extent cx="5334000" cy="3501390"/>
            <wp:effectExtent l="0" t="0" r="0" b="0"/>
            <wp:docPr id="27" name="Image26" descr="Media zonal del viento zonal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Media zonal del viento zonal (SPEEDY sombreado, NCEP contornos)."/>
                    <pic:cNvPicPr>
                      <a:picLocks noChangeAspect="1" noChangeArrowheads="1"/>
                    </pic:cNvPicPr>
                  </pic:nvPicPr>
                  <pic:blipFill>
                    <a:blip r:embed="rId28"/>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Media zonal del viento zonal (SPEEDY sombreado, NCEP contornos).</w:t>
      </w:r>
    </w:p>
    <w:p>
      <w:pPr>
        <w:pStyle w:val="TextBody"/>
        <w:rPr>
          <w:lang w:val="es-ES"/>
          <w:del w:id="1281" w:author="Leandro" w:date="2018-03-02T15:32:00Z"/>
        </w:rPr>
      </w:pPr>
      <w:r>
        <w:rPr>
          <w:lang w:val="es-ES"/>
          <w:rPrChange w:id="0" w:author="Carolina Vera" w:date="2018-02-28T15:59:00Z"/>
        </w:rPr>
        <w:t xml:space="preserve">En la  se muestra el viento zonal medio para SPEEDY y NCEP. El modelo es capaz de representar </w:t>
      </w:r>
      <w:del w:id="1262" w:author="Leandro" w:date="2018-03-02T15:32:00Z">
        <w:r>
          <w:rPr>
            <w:lang w:val="es-ES"/>
          </w:rPr>
          <w:delText xml:space="preserve">el menos crudamente, </w:delText>
        </w:r>
      </w:del>
      <w:r>
        <w:rPr>
          <w:lang w:val="es-ES"/>
          <w:rPrChange w:id="0" w:author="Carolina Vera" w:date="2018-02-28T15:59:00Z"/>
        </w:rPr>
        <w:t xml:space="preserve">varias de las características observadas más importantes, como ser la existencia de regiones de vientos del oeste intensos en </w:t>
      </w:r>
      <w:del w:id="1264" w:author="Carolina Vera" w:date="2018-03-01T14:59:00Z">
        <w:r>
          <w:rPr>
            <w:lang w:val="es-ES"/>
          </w:rPr>
          <w:delText xml:space="preserve">regiones </w:delText>
        </w:r>
      </w:del>
      <w:ins w:id="1265" w:author="Carolina Vera" w:date="2018-03-01T14:59:00Z">
        <w:r>
          <w:rPr>
            <w:lang w:val="es-ES"/>
          </w:rPr>
          <w:t xml:space="preserve">latitudes </w:t>
        </w:r>
      </w:ins>
      <w:r>
        <w:rPr>
          <w:lang w:val="es-ES"/>
          <w:rPrChange w:id="0" w:author="Carolina Vera" w:date="2018-02-28T15:59:00Z"/>
        </w:rPr>
        <w:t>subtropicales y subpolares, así como sus variaciones estacionales. Sin embargo</w:t>
      </w:r>
      <w:ins w:id="1267" w:author="Carolina Vera" w:date="2018-03-01T14:59:00Z">
        <w:r>
          <w:rPr>
            <w:lang w:val="es-ES"/>
          </w:rPr>
          <w:t>,</w:t>
        </w:r>
      </w:ins>
      <w:r>
        <w:rPr>
          <w:lang w:val="es-ES"/>
          <w:rPrChange w:id="0" w:author="Carolina Vera" w:date="2018-02-28T15:59:00Z"/>
        </w:rPr>
        <w:t xml:space="preserve"> el jet simulado en verano se encuentra más al norte y ligeramente más elevado, así como los jets subtropicales </w:t>
      </w:r>
      <w:del w:id="1269" w:author="Carolina Vera" w:date="2018-03-01T14:59:00Z">
        <w:r>
          <w:rPr>
            <w:lang w:val="es-ES"/>
          </w:rPr>
          <w:delText xml:space="preserve">simulados en las latitudes subtropicales </w:delText>
        </w:r>
      </w:del>
      <w:r>
        <w:rPr>
          <w:lang w:val="es-ES"/>
          <w:rPrChange w:id="0" w:author="Carolina Vera" w:date="2018-02-28T15:59:00Z"/>
        </w:rPr>
        <w:t>son</w:t>
      </w:r>
      <w:ins w:id="1271" w:author="Carolina Vera" w:date="2018-03-01T15:00:00Z">
        <w:r>
          <w:rPr>
            <w:lang w:val="es-ES"/>
          </w:rPr>
          <w:t xml:space="preserve"> simulados</w:t>
        </w:r>
      </w:ins>
      <w:r>
        <w:rPr>
          <w:lang w:val="es-ES"/>
          <w:rPrChange w:id="0" w:author="Carolina Vera" w:date="2018-02-28T15:59:00Z"/>
        </w:rPr>
        <w:t xml:space="preserve"> considerablemente más intensos en todas las estaciones. Se especula que esto podría deberse a una celda de Hadley simulada más intensificada y con meno</w:t>
      </w:r>
      <w:ins w:id="1273" w:author="Carolina Vera" w:date="2018-03-01T15:00:00Z">
        <w:r>
          <w:rPr>
            <w:lang w:val="es-ES"/>
          </w:rPr>
          <w:t>r</w:t>
        </w:r>
      </w:ins>
      <w:del w:id="1274" w:author="Carolina Vera" w:date="2018-03-01T15:00:00Z">
        <w:r>
          <w:rPr>
            <w:lang w:val="es-ES"/>
          </w:rPr>
          <w:delText>s</w:delText>
        </w:r>
      </w:del>
      <w:r>
        <w:rPr>
          <w:lang w:val="es-ES"/>
          <w:rPrChange w:id="0" w:author="Carolina Vera" w:date="2018-02-28T15:59:00Z"/>
        </w:rPr>
        <w:t xml:space="preserve"> variaci</w:t>
      </w:r>
      <w:ins w:id="1276" w:author="Carolina Vera" w:date="2018-03-01T15:00:00Z">
        <w:r>
          <w:rPr>
            <w:lang w:val="es-ES"/>
          </w:rPr>
          <w:t>ón</w:t>
        </w:r>
      </w:ins>
      <w:del w:id="1277" w:author="Carolina Vera" w:date="2018-03-01T15:00:00Z">
        <w:r>
          <w:rPr>
            <w:lang w:val="es-ES"/>
          </w:rPr>
          <w:delText>ones</w:delText>
        </w:r>
      </w:del>
      <w:r>
        <w:rPr>
          <w:lang w:val="es-ES"/>
          <w:rPrChange w:id="0" w:author="Carolina Vera" w:date="2018-02-28T15:59:00Z"/>
        </w:rPr>
        <w:t xml:space="preserve"> estacional</w:t>
      </w:r>
      <w:del w:id="1279" w:author="Carolina Vera" w:date="2018-03-01T15:00:00Z">
        <w:r>
          <w:rPr>
            <w:lang w:val="es-ES"/>
          </w:rPr>
          <w:delText>es</w:delText>
        </w:r>
      </w:del>
      <w:r>
        <w:rPr>
          <w:lang w:val="es-ES"/>
          <w:rPrChange w:id="0" w:author="Carolina Vera" w:date="2018-02-28T15:59:00Z"/>
        </w:rPr>
        <w:t>. Se destaca además la ausencia de un máximo asociado al jet subpolar, lo cual podría deberse a la falta de suficientes niveles verticales en la porción superior.</w:t>
      </w:r>
    </w:p>
    <w:p>
      <w:pPr>
        <w:pStyle w:val="TextBody"/>
        <w:rPr/>
      </w:pPr>
      <w:r>
        <w:rPr>
          <w:lang w:val="es-ES"/>
          <w:rPrChange w:id="0" w:author="Carolina Vera" w:date="2018-02-28T15:59:00Z"/>
        </w:rPr>
        <w:t>Dada la importancia del jet polar en la dinámica atmosférica durante los meses de invierno y primavera, su mala representación es una limitación muy importante del modelo SPEEDY.</w:t>
      </w:r>
    </w:p>
    <w:p>
      <w:pPr>
        <w:pStyle w:val="Heading3"/>
        <w:rPr>
          <w:lang w:val="es-ES"/>
        </w:rPr>
      </w:pPr>
      <w:bookmarkStart w:id="29" w:name="gradiente-meridional-de-vorticidad-absol"/>
      <w:bookmarkEnd w:id="29"/>
      <w:r>
        <w:rPr>
          <w:lang w:val="es-ES"/>
          <w:rPrChange w:id="0" w:author="Carolina Vera" w:date="2018-02-28T15:59:00Z"/>
        </w:rPr>
        <w:t>Gradiente meridional de vorticidad absoluta</w:t>
      </w:r>
    </w:p>
    <w:p>
      <w:pPr>
        <w:pStyle w:val="FirstParagraph"/>
        <w:rPr>
          <w:lang w:val="es-ES"/>
        </w:rPr>
      </w:pPr>
      <w:r>
        <w:rPr>
          <w:lang w:val="es-ES"/>
          <w:rPrChange w:id="0" w:author="Carolina Vera" w:date="2018-02-28T15:59:00Z"/>
        </w:rPr>
        <w:t>Comparando</w:t>
      </w:r>
      <w:ins w:id="1285" w:author="Carolina Vera" w:date="2018-03-01T15:01:00Z">
        <w:r>
          <w:rPr>
            <w:lang w:val="es-ES"/>
          </w:rPr>
          <w:t xml:space="preserve"> </w:t>
        </w:r>
      </w:ins>
      <w:ins w:id="1286" w:author="Carolina Vera" w:date="2018-03-01T15:01:00Z">
        <w:r>
          <w:rPr>
            <w:color w:val="FF0000"/>
            <w:lang w:val="es-ES"/>
          </w:rPr>
          <w:t>que cosa?</w:t>
        </w:r>
      </w:ins>
      <w:r>
        <w:rPr>
          <w:lang w:val="es-ES"/>
          <w:rPrChange w:id="0" w:author="Carolina Vera" w:date="2018-02-28T15:59:00Z"/>
        </w:rPr>
        <w:t xml:space="preserve"> con la figura  (nivel de 200hPa), se ve que la franja de máximo gradiente presente en todas las estaciones es más zonal en el caso de SPEEDY y corrida hacia el sur en verano. La región de gradientes negativos que se desarrolla en invierno sobre Nueva Zelanda tiene menor extensión y no aparece en otoño ni primavera.</w:t>
      </w:r>
    </w:p>
    <w:p>
      <w:pPr>
        <w:pStyle w:val="TextBody"/>
        <w:rPr>
          <w:lang w:val="es-ES"/>
        </w:rPr>
      </w:pPr>
      <w:r>
        <w:rPr>
          <w:lang w:val="es-ES"/>
          <w:rPrChange w:id="0" w:author="Carolina Vera" w:date="2018-02-28T15:59:00Z"/>
        </w:rPr>
        <w:t>En la  se muestra un corte meridional del número de onda estacionario en 180°. En verano no hay regiones prohibidas en ningún modelo, pero la región entre 45°S y 60°S aparece como un mínimo en SPEEDY y un máximo en NCEP. Esto implica que la propagación meridional</w:t>
      </w:r>
      <w:ins w:id="1289" w:author="Leandro" w:date="2018-03-02T15:35:00Z">
        <w:r>
          <w:rPr>
            <w:lang w:val="es-ES"/>
          </w:rPr>
          <w:t xml:space="preserve"> está</w:t>
        </w:r>
      </w:ins>
      <w:r>
        <w:rPr>
          <w:lang w:val="es-ES"/>
          <w:rPrChange w:id="0" w:author="Carolina Vera" w:date="2018-02-28T15:59:00Z"/>
        </w:rPr>
        <w:t xml:space="preserve"> inhibida para un amplio rango de números de onda en SPEEDY pero no en NCEP. En particular, la QS3 puede propagarse meridionalmente en las observaciones, pero no en el modelo. En otoño</w:t>
      </w:r>
      <w:ins w:id="1291" w:author="Leandro" w:date="2018-03-02T15:35:00Z">
        <w:r>
          <w:rPr>
            <w:lang w:val="es-ES"/>
          </w:rPr>
          <w:t>,</w:t>
        </w:r>
      </w:ins>
      <w:r>
        <w:rPr>
          <w:lang w:val="es-ES"/>
          <w:rPrChange w:id="0" w:author="Carolina Vera" w:date="2018-02-28T15:59:00Z"/>
        </w:rPr>
        <w:t xml:space="preserve"> la situación es inversa: al</w:t>
      </w:r>
      <w:del w:id="1293" w:author="Leandro" w:date="2018-03-02T15:35:00Z">
        <w:r>
          <w:rPr>
            <w:lang w:val="es-ES"/>
          </w:rPr>
          <w:delText xml:space="preserve"> </w:delText>
        </w:r>
      </w:del>
      <w:r>
        <w:rPr>
          <w:lang w:val="es-ES"/>
          <w:rPrChange w:id="0" w:author="Carolina Vera" w:date="2018-02-28T15:59:00Z"/>
        </w:rPr>
        <w:t>rededor de 40°S, NCEP muestra una región con número de onda estacionario imaginario, impidiendo la propagación meridional, mientras que en SPEEDY no existe tan impedimento. La QS3 nuevamente se ve afectada, teniendo propagación meridional irrestricta al norte de 60°S en SPEEDY pero quedando atrapada al sur de 50°S en las observaciones. En invierno y primavera la cooncordancia entre SPEEDY y NCEP es mayor.</w:t>
      </w:r>
    </w:p>
    <w:p>
      <w:pPr>
        <w:pStyle w:val="FigurewithCaption"/>
        <w:rPr/>
      </w:pPr>
      <w:r>
        <w:rPr/>
        <w:drawing>
          <wp:inline distT="0" distB="0" distL="0" distR="0">
            <wp:extent cx="5334000" cy="7002780"/>
            <wp:effectExtent l="0" t="0" r="0" b="0"/>
            <wp:docPr id="28" name="Image27" descr="Número de onda estacionario en 200hPa en 18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Número de onda estacionario en 200hPa en 180°O."/>
                    <pic:cNvPicPr>
                      <a:picLocks noChangeAspect="1" noChangeArrowheads="1"/>
                    </pic:cNvPicPr>
                  </pic:nvPicPr>
                  <pic:blipFill>
                    <a:blip r:embed="rId29"/>
                    <a:stretch>
                      <a:fillRect/>
                    </a:stretch>
                  </pic:blipFill>
                  <pic:spPr bwMode="auto">
                    <a:xfrm>
                      <a:off x="0" y="0"/>
                      <a:ext cx="5334000" cy="7002780"/>
                    </a:xfrm>
                    <a:prstGeom prst="rect">
                      <a:avLst/>
                    </a:prstGeom>
                  </pic:spPr>
                </pic:pic>
              </a:graphicData>
            </a:graphic>
          </wp:inline>
        </w:drawing>
      </w:r>
    </w:p>
    <w:p>
      <w:pPr>
        <w:pStyle w:val="ImageCaption"/>
        <w:rPr>
          <w:lang w:val="es-ES"/>
        </w:rPr>
      </w:pPr>
      <w:r>
        <w:rPr>
          <w:lang w:val="es-ES"/>
          <w:rPrChange w:id="0" w:author="Carolina Vera" w:date="2018-02-28T15:59:00Z"/>
        </w:rPr>
        <w:t>Número de onda estacionario en 200hPa en 180°O.</w:t>
      </w:r>
    </w:p>
    <w:p>
      <w:pPr>
        <w:pStyle w:val="Heading3"/>
        <w:rPr>
          <w:lang w:val="es-ES"/>
        </w:rPr>
      </w:pPr>
      <w:bookmarkStart w:id="30" w:name="funcion-corriente-2"/>
      <w:bookmarkEnd w:id="30"/>
      <w:r>
        <w:rPr>
          <w:lang w:val="es-ES"/>
          <w:rPrChange w:id="0" w:author="Carolina Vera" w:date="2018-02-28T15:59:00Z"/>
        </w:rPr>
        <w:t>Función corriente</w:t>
      </w:r>
    </w:p>
    <w:p>
      <w:pPr>
        <w:pStyle w:val="FirstParagraph"/>
        <w:rPr>
          <w:lang w:val="es-ES"/>
        </w:rPr>
      </w:pPr>
      <w:r>
        <w:rPr>
          <w:lang w:val="es-ES"/>
          <w:rPrChange w:id="0" w:author="Carolina Vera" w:date="2018-02-28T15:59:00Z"/>
        </w:rPr>
        <w:t>La función corriente en 200hPa de SPEEDY se muestra en la  (donde el sombreado corresponde a la anomalía zonal y las f</w:t>
      </w:r>
      <w:del w:id="1298" w:author="Carolina Vera" w:date="2018-03-01T15:01:00Z">
        <w:r>
          <w:rPr>
            <w:lang w:val="es-ES"/>
          </w:rPr>
          <w:delText>e</w:delText>
        </w:r>
      </w:del>
      <w:r>
        <w:rPr>
          <w:lang w:val="es-ES"/>
          <w:rPrChange w:id="0" w:author="Carolina Vera" w:date="2018-02-28T15:59:00Z"/>
        </w:rPr>
        <w:t>l</w:t>
      </w:r>
      <w:ins w:id="1300" w:author="Carolina Vera" w:date="2018-03-01T15:01:00Z">
        <w:r>
          <w:rPr>
            <w:lang w:val="es-ES"/>
          </w:rPr>
          <w:t>e</w:t>
        </w:r>
      </w:ins>
      <w:r>
        <w:rPr>
          <w:lang w:val="es-ES"/>
          <w:rPrChange w:id="0" w:author="Carolina Vera" w:date="2018-02-28T15:59:00Z"/>
        </w:rPr>
        <w:t>chas a los flujos de actividad de onda) en comparación con los mismos campos de NCEP (</w:t>
      </w:r>
      <w:del w:id="1302" w:author="Carolina Vera" w:date="2018-03-01T15:01:00Z">
        <w:r>
          <w:rPr>
            <w:lang w:val="es-ES"/>
          </w:rPr>
          <w:delText xml:space="preserve">; </w:delText>
        </w:r>
      </w:del>
      <w:r>
        <w:rPr>
          <w:lang w:val="es-ES"/>
          <w:rPrChange w:id="0" w:author="Carolina Vera" w:date="2018-02-28T15:59:00Z"/>
        </w:rPr>
        <w:t xml:space="preserve">notar que en NCEP está en coordenadas </w:t>
      </w:r>
      <w:r>
        <w:rPr>
          <w:lang w:val="es-ES"/>
        </w:rPr>
      </w:r>
      <m:oMath xmlns:m="http://schemas.openxmlformats.org/officeDocument/2006/math">
        <m:r>
          <w:rPr>
            <w:rFonts w:ascii="Cambria Math" w:hAnsi="Cambria Math"/>
          </w:rPr>
          <m:t xml:space="preserve">σ</m:t>
        </m:r>
      </m:oMath>
      <w:r>
        <w:rPr>
          <w:lang w:val="es-ES"/>
          <w:rPrChange w:id="0" w:author="Carolina Vera" w:date="2018-02-28T15:59:00Z"/>
        </w:rPr>
        <w:t>)</w:t>
      </w:r>
      <w:ins w:id="1305" w:author="Carolina Vera" w:date="2018-03-01T15:01:00Z">
        <w:r>
          <w:rPr>
            <w:lang w:val="es-ES"/>
          </w:rPr>
          <w:t>. E</w:t>
        </w:r>
      </w:ins>
      <w:del w:id="1306" w:author="Carolina Vera" w:date="2018-03-01T15:01:00Z">
        <w:r>
          <w:rPr>
            <w:lang w:val="es-ES"/>
          </w:rPr>
          <w:delText xml:space="preserve"> e</w:delText>
        </w:r>
      </w:del>
      <w:r>
        <w:rPr>
          <w:lang w:val="es-ES"/>
          <w:rPrChange w:id="0" w:author="Carolina Vera" w:date="2018-02-28T15:59:00Z"/>
        </w:rPr>
        <w:t>xiste una correspondencia general buena en los trópicos</w:t>
      </w:r>
      <w:ins w:id="1308" w:author="Carolina Vera" w:date="2018-03-01T15:02:00Z">
        <w:r>
          <w:rPr>
            <w:lang w:val="es-ES"/>
          </w:rPr>
          <w:t xml:space="preserve"> y </w:t>
        </w:r>
      </w:ins>
      <w:del w:id="1309" w:author="Carolina Vera" w:date="2018-03-01T15:02:00Z">
        <w:r>
          <w:rPr>
            <w:lang w:val="es-ES"/>
          </w:rPr>
          <w:delText>. L</w:delText>
        </w:r>
      </w:del>
      <w:ins w:id="1310" w:author="Carolina Vera" w:date="2018-03-01T15:02:00Z">
        <w:r>
          <w:rPr>
            <w:lang w:val="es-ES"/>
          </w:rPr>
          <w:t>l</w:t>
        </w:r>
      </w:ins>
      <w:r>
        <w:rPr>
          <w:lang w:val="es-ES"/>
          <w:rPrChange w:id="0" w:author="Carolina Vera" w:date="2018-02-28T15:59:00Z"/>
        </w:rPr>
        <w:t xml:space="preserve">a localización de los máximos y mínimos coincide </w:t>
      </w:r>
      <w:del w:id="1312" w:author="Carolina Vera" w:date="2018-03-01T15:02:00Z">
        <w:r>
          <w:rPr>
            <w:lang w:val="es-ES"/>
          </w:rPr>
          <w:delText xml:space="preserve">en </w:delText>
        </w:r>
      </w:del>
      <w:r>
        <w:rPr>
          <w:lang w:val="es-ES"/>
          <w:rPrChange w:id="0" w:author="Carolina Vera" w:date="2018-02-28T15:59:00Z"/>
        </w:rPr>
        <w:t xml:space="preserve">aproximadamente en todas las estaciones. En verano y primavera no </w:t>
      </w:r>
      <w:ins w:id="1314" w:author="Carolina Vera" w:date="2018-03-01T15:02:00Z">
        <w:r>
          <w:rPr>
            <w:lang w:val="es-ES"/>
          </w:rPr>
          <w:t>se simula</w:t>
        </w:r>
      </w:ins>
      <w:del w:id="1315" w:author="Carolina Vera" w:date="2018-03-01T15:02:00Z">
        <w:r>
          <w:rPr>
            <w:lang w:val="es-ES"/>
          </w:rPr>
          <w:delText>aparece</w:delText>
        </w:r>
      </w:del>
      <w:r>
        <w:rPr>
          <w:lang w:val="es-ES"/>
          <w:rPrChange w:id="0" w:author="Carolina Vera" w:date="2018-02-28T15:59:00Z"/>
        </w:rPr>
        <w:t xml:space="preserve"> </w:t>
      </w:r>
      <w:ins w:id="1317" w:author="Carolina Vera" w:date="2018-03-01T15:02:00Z">
        <w:r>
          <w:rPr>
            <w:lang w:val="es-ES"/>
          </w:rPr>
          <w:t xml:space="preserve">el </w:t>
        </w:r>
      </w:ins>
      <w:del w:id="1318" w:author="Carolina Vera" w:date="2018-03-01T15:02:00Z">
        <w:r>
          <w:rPr>
            <w:lang w:val="es-ES"/>
          </w:rPr>
          <w:delText xml:space="preserve">la </w:delText>
        </w:r>
      </w:del>
      <w:r>
        <w:rPr>
          <w:lang w:val="es-ES"/>
          <w:rPrChange w:id="0" w:author="Carolina Vera" w:date="2018-02-28T15:59:00Z"/>
        </w:rPr>
        <w:t>alt</w:t>
      </w:r>
      <w:ins w:id="1320" w:author="Carolina Vera" w:date="2018-03-01T15:02:00Z">
        <w:r>
          <w:rPr>
            <w:lang w:val="es-ES"/>
          </w:rPr>
          <w:t>iciclón</w:t>
        </w:r>
      </w:ins>
      <w:del w:id="1321" w:author="Carolina Vera" w:date="2018-03-01T15:02:00Z">
        <w:r>
          <w:rPr>
            <w:lang w:val="es-ES"/>
          </w:rPr>
          <w:delText>a</w:delText>
        </w:r>
      </w:del>
      <w:r>
        <w:rPr>
          <w:lang w:val="es-ES"/>
          <w:rPrChange w:id="0" w:author="Carolina Vera" w:date="2018-02-28T15:59:00Z"/>
        </w:rPr>
        <w:t xml:space="preserve"> de Bolivia relacionad</w:t>
      </w:r>
      <w:ins w:id="1323" w:author="Carolina Vera" w:date="2018-03-01T15:02:00Z">
        <w:r>
          <w:rPr>
            <w:lang w:val="es-ES"/>
          </w:rPr>
          <w:t>o</w:t>
        </w:r>
      </w:ins>
      <w:del w:id="1324" w:author="Carolina Vera" w:date="2018-03-01T15:02:00Z">
        <w:r>
          <w:rPr>
            <w:lang w:val="es-ES"/>
          </w:rPr>
          <w:delText>a</w:delText>
        </w:r>
      </w:del>
      <w:r>
        <w:rPr>
          <w:lang w:val="es-ES"/>
          <w:rPrChange w:id="0" w:author="Carolina Vera" w:date="2018-02-28T15:59:00Z"/>
        </w:rPr>
        <w:t xml:space="preserve"> con el SAMS, pero sí la baja del nor</w:t>
      </w:r>
      <w:ins w:id="1326" w:author="Carolina Vera" w:date="2018-03-01T15:02:00Z">
        <w:r>
          <w:rPr>
            <w:lang w:val="es-ES"/>
          </w:rPr>
          <w:t>de</w:t>
        </w:r>
      </w:ins>
      <w:del w:id="1327" w:author="Carolina Vera" w:date="2018-03-01T15:02:00Z">
        <w:r>
          <w:rPr>
            <w:lang w:val="es-ES"/>
          </w:rPr>
          <w:delText>oe</w:delText>
        </w:r>
      </w:del>
      <w:r>
        <w:rPr>
          <w:lang w:val="es-ES"/>
          <w:rPrChange w:id="0" w:author="Carolina Vera" w:date="2018-02-28T15:59:00Z"/>
        </w:rPr>
        <w:t>ste. La intensidad de las anomalías es menor en todas las estaciones, especialmente en el HN. Consecuentemente, también tienen menor magnitud los flujos de actividad de onda</w:t>
      </w:r>
      <w:ins w:id="1329" w:author="Carolina Vera" w:date="2018-03-01T15:03:00Z">
        <w:r>
          <w:rPr>
            <w:lang w:val="es-ES"/>
          </w:rPr>
          <w:t xml:space="preserve">, aunque sin embargo las simulaciones representan dispersión </w:t>
        </w:r>
      </w:ins>
      <w:ins w:id="1330" w:author="Carolina Vera" w:date="2018-03-01T15:04:00Z">
        <w:r>
          <w:rPr>
            <w:lang w:val="es-ES"/>
          </w:rPr>
          <w:t xml:space="preserve">media </w:t>
        </w:r>
      </w:ins>
      <w:ins w:id="1331" w:author="Carolina Vera" w:date="2018-03-01T15:03:00Z">
        <w:r>
          <w:rPr>
            <w:lang w:val="es-ES"/>
          </w:rPr>
          <w:t xml:space="preserve">de energía </w:t>
        </w:r>
      </w:ins>
      <w:ins w:id="1332" w:author="Carolina Vera" w:date="2018-03-01T15:04:00Z">
        <w:r>
          <w:rPr>
            <w:lang w:val="es-ES"/>
          </w:rPr>
          <w:t xml:space="preserve">de los trópicos a los extratrópicos.  </w:t>
        </w:r>
      </w:ins>
    </w:p>
    <w:p>
      <w:pPr>
        <w:pStyle w:val="Heading3"/>
        <w:rPr/>
      </w:pPr>
      <w:bookmarkStart w:id="31" w:name="onda-3-1"/>
      <w:bookmarkEnd w:id="31"/>
      <w:r>
        <w:rPr/>
        <w:t>Onda 3</w:t>
      </w:r>
    </w:p>
    <w:p>
      <w:pPr>
        <w:pStyle w:val="FigurewithCaption"/>
        <w:rPr/>
      </w:pPr>
      <w:r>
        <w:rPr/>
        <w:drawing>
          <wp:inline distT="0" distB="0" distL="0" distR="0">
            <wp:extent cx="5334000" cy="3501390"/>
            <wp:effectExtent l="0" t="0" r="0" b="0"/>
            <wp:docPr id="29" name="Image28" descr="Amplitud de la QS3 a partir de Fourier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de la QS3 a partir de Fourier (SPEEDY sombreado, NCEP contornos)."/>
                    <pic:cNvPicPr>
                      <a:picLocks noChangeAspect="1" noChangeArrowheads="1"/>
                    </pic:cNvPicPr>
                  </pic:nvPicPr>
                  <pic:blipFill>
                    <a:blip r:embed="rId30"/>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Amplitud de la QS3 a partir de Fourier (SPEEDY sombreado, NCEP contornos).</w:t>
      </w:r>
    </w:p>
    <w:p>
      <w:pPr>
        <w:pStyle w:val="TextBody"/>
        <w:rPr>
          <w:lang w:val="es-ES"/>
        </w:rPr>
      </w:pPr>
      <w:r>
        <w:rPr>
          <w:lang w:val="es-ES"/>
          <w:rPrChange w:id="0" w:author="Carolina Vera" w:date="2018-02-28T15:59:00Z"/>
        </w:rPr>
        <w:t>En la  se muestra la amplitud de la QS3 media para SPEEDY en contornos y NCEP en líneas. En verano, entre 45°S y 60°S SPEEDY coincide con NCEP en la localización y extensi</w:t>
      </w:r>
      <w:ins w:id="1335" w:author="Carolina Vera" w:date="2018-03-01T15:04:00Z">
        <w:r>
          <w:rPr>
            <w:lang w:val="es-ES"/>
          </w:rPr>
          <w:t>ó</w:t>
        </w:r>
      </w:ins>
      <w:del w:id="1336" w:author="Carolina Vera" w:date="2018-03-01T15:04:00Z">
        <w:r>
          <w:rPr>
            <w:lang w:val="es-ES"/>
          </w:rPr>
          <w:delText>o</w:delText>
        </w:r>
      </w:del>
      <w:r>
        <w:rPr>
          <w:lang w:val="es-ES"/>
          <w:rPrChange w:id="0" w:author="Carolina Vera" w:date="2018-02-28T15:59:00Z"/>
        </w:rPr>
        <w:t xml:space="preserve">n del máximo, pero subestima </w:t>
      </w:r>
      <w:ins w:id="1338" w:author="Carolina Vera" w:date="2018-03-01T15:05:00Z">
        <w:r>
          <w:rPr>
            <w:lang w:val="es-ES"/>
          </w:rPr>
          <w:t>su</w:t>
        </w:r>
      </w:ins>
      <w:del w:id="1339" w:author="Carolina Vera" w:date="2018-03-01T15:05:00Z">
        <w:r>
          <w:rPr>
            <w:lang w:val="es-ES"/>
          </w:rPr>
          <w:delText>la</w:delText>
        </w:r>
      </w:del>
      <w:r>
        <w:rPr>
          <w:lang w:val="es-ES"/>
          <w:rPrChange w:id="0" w:author="Carolina Vera" w:date="2018-02-28T15:59:00Z"/>
        </w:rPr>
        <w:t xml:space="preserve"> intensidad. El máximo secundario en latitudes bajas aparece más al sur y en un nivel más alto en SPEEDY. En otoño, </w:t>
      </w:r>
      <w:del w:id="1341" w:author="Carolina Vera" w:date="2018-03-01T15:05:00Z">
        <w:r>
          <w:rPr>
            <w:lang w:val="es-ES"/>
          </w:rPr>
          <w:delText xml:space="preserve">speedy </w:delText>
        </w:r>
      </w:del>
      <w:ins w:id="1342" w:author="Carolina Vera" w:date="2018-03-01T15:05:00Z">
        <w:r>
          <w:rPr>
            <w:lang w:val="es-ES"/>
          </w:rPr>
          <w:t xml:space="preserve">el modelo </w:t>
        </w:r>
      </w:ins>
      <w:r>
        <w:rPr>
          <w:lang w:val="es-ES"/>
          <w:rPrChange w:id="0" w:author="Carolina Vera" w:date="2018-02-28T15:59:00Z"/>
        </w:rPr>
        <w:t>carece casi por completo de señal de QS3 en comparación con NCEP. Si</w:t>
      </w:r>
      <w:ins w:id="1344" w:author="Leandro" w:date="2018-03-02T15:40:00Z">
        <w:r>
          <w:rPr>
            <w:lang w:val="es-ES"/>
          </w:rPr>
          <w:t>n</w:t>
        </w:r>
      </w:ins>
      <w:r>
        <w:rPr>
          <w:lang w:val="es-ES"/>
          <w:rPrChange w:id="0" w:author="Carolina Vera" w:date="2018-02-28T15:59:00Z"/>
        </w:rPr>
        <w:t xml:space="preserve"> </w:t>
      </w:r>
      <w:del w:id="1346" w:author="Carolina Vera" w:date="2018-03-01T15:07:00Z">
        <w:r>
          <w:rPr>
            <w:lang w:val="es-ES"/>
          </w:rPr>
          <w:delText>s</w:delText>
        </w:r>
      </w:del>
      <w:r>
        <w:rPr>
          <w:lang w:val="es-ES"/>
          <w:rPrChange w:id="0" w:author="Carolina Vera" w:date="2018-02-28T15:59:00Z"/>
        </w:rPr>
        <w:t>e</w:t>
      </w:r>
      <w:ins w:id="1348" w:author="Carolina Vera" w:date="2018-03-01T15:07:00Z">
        <w:r>
          <w:rPr>
            <w:lang w:val="es-ES"/>
          </w:rPr>
          <w:t xml:space="preserve">mbargo, </w:t>
        </w:r>
      </w:ins>
      <w:del w:id="1349" w:author="Carolina Vera" w:date="2018-03-01T15:07:00Z">
        <w:r>
          <w:rPr>
            <w:lang w:val="es-ES"/>
          </w:rPr>
          <w:delText xml:space="preserve"> calcula </w:delText>
        </w:r>
      </w:del>
      <w:r>
        <w:rPr>
          <w:lang w:val="es-ES"/>
          <w:rPrChange w:id="0" w:author="Carolina Vera" w:date="2018-02-28T15:59:00Z"/>
        </w:rPr>
        <w:t xml:space="preserve">la amplitud media de la </w:t>
      </w:r>
      <w:ins w:id="1351" w:author="Carolina Vera" w:date="2018-03-01T15:06:00Z">
        <w:r>
          <w:rPr>
            <w:lang w:val="es-ES"/>
          </w:rPr>
          <w:t xml:space="preserve">señal mensual de </w:t>
        </w:r>
      </w:ins>
      <w:r>
        <w:rPr>
          <w:lang w:val="es-ES"/>
          <w:rPrChange w:id="0" w:author="Carolina Vera" w:date="2018-02-28T15:59:00Z"/>
        </w:rPr>
        <w:t>QS3</w:t>
      </w:r>
      <w:ins w:id="1353" w:author="Carolina Vera" w:date="2018-03-01T15:07:00Z">
        <w:r>
          <w:rPr>
            <w:lang w:val="es-ES"/>
          </w:rPr>
          <w:t xml:space="preserve"> simulada por</w:t>
        </w:r>
      </w:ins>
      <w:del w:id="1354" w:author="Carolina Vera" w:date="2018-03-01T15:06:00Z">
        <w:r>
          <w:rPr>
            <w:lang w:val="es-ES"/>
          </w:rPr>
          <w:delText xml:space="preserve"> </w:delText>
        </w:r>
      </w:del>
      <w:ins w:id="1355" w:author="Carolina Vera" w:date="2018-03-01T15:06:00Z">
        <w:r>
          <w:rPr>
            <w:lang w:val="es-ES"/>
          </w:rPr>
          <w:t xml:space="preserve"> </w:t>
        </w:r>
      </w:ins>
      <w:r>
        <w:rPr>
          <w:lang w:val="es-ES"/>
          <w:rPrChange w:id="0" w:author="Carolina Vera" w:date="2018-02-28T15:59:00Z"/>
        </w:rPr>
        <w:t xml:space="preserve">SPEEDY sí </w:t>
      </w:r>
      <w:del w:id="1357" w:author="Carolina Vera" w:date="2018-03-01T15:07:00Z">
        <w:r>
          <w:rPr>
            <w:lang w:val="es-ES"/>
          </w:rPr>
          <w:delText xml:space="preserve">tiene </w:delText>
        </w:r>
      </w:del>
      <w:ins w:id="1358" w:author="Carolina Vera" w:date="2018-03-01T15:07:00Z">
        <w:r>
          <w:rPr>
            <w:lang w:val="es-ES"/>
          </w:rPr>
          <w:t xml:space="preserve">es </w:t>
        </w:r>
      </w:ins>
      <w:del w:id="1359" w:author="Carolina Vera" w:date="2018-03-01T15:07:00Z">
        <w:r>
          <w:rPr>
            <w:lang w:val="es-ES"/>
          </w:rPr>
          <w:delText xml:space="preserve">una señal </w:delText>
        </w:r>
      </w:del>
      <w:r>
        <w:rPr>
          <w:lang w:val="es-ES"/>
          <w:rPrChange w:id="0" w:author="Carolina Vera" w:date="2018-02-28T15:59:00Z"/>
        </w:rPr>
        <w:t>importante (no se muestra)</w:t>
      </w:r>
      <w:ins w:id="1361" w:author="Carolina Vera" w:date="2018-03-01T15:07:00Z">
        <w:r>
          <w:rPr>
            <w:lang w:val="es-ES"/>
          </w:rPr>
          <w:t xml:space="preserve">. Esto </w:t>
        </w:r>
      </w:ins>
      <w:del w:id="1362" w:author="Carolina Vera" w:date="2018-03-01T15:07:00Z">
        <w:r>
          <w:rPr>
            <w:lang w:val="es-ES"/>
          </w:rPr>
          <w:delText xml:space="preserve">, </w:delText>
        </w:r>
      </w:del>
      <w:r>
        <w:rPr>
          <w:lang w:val="es-ES"/>
          <w:rPrChange w:id="0" w:author="Carolina Vera" w:date="2018-02-28T15:59:00Z"/>
        </w:rPr>
        <w:t>indica</w:t>
      </w:r>
      <w:del w:id="1364" w:author="Carolina Vera" w:date="2018-03-01T15:07:00Z">
        <w:r>
          <w:rPr>
            <w:lang w:val="es-ES"/>
          </w:rPr>
          <w:delText>ndo</w:delText>
        </w:r>
      </w:del>
      <w:r>
        <w:rPr>
          <w:lang w:val="es-ES"/>
          <w:rPrChange w:id="0" w:author="Carolina Vera" w:date="2018-02-28T15:59:00Z"/>
        </w:rPr>
        <w:t xml:space="preserve"> que la diferencia con NCEP se debe no a la falta de una </w:t>
      </w:r>
      <w:del w:id="1366" w:author="Carolina Vera" w:date="2018-03-01T15:06:00Z">
        <w:r>
          <w:rPr>
            <w:lang w:val="es-ES"/>
          </w:rPr>
          <w:delText>onad</w:delText>
        </w:r>
      </w:del>
      <w:ins w:id="1367" w:author="Carolina Vera" w:date="2018-03-01T15:06:00Z">
        <w:r>
          <w:rPr>
            <w:lang w:val="es-ES"/>
          </w:rPr>
          <w:t>onda</w:t>
        </w:r>
      </w:ins>
      <w:r>
        <w:rPr>
          <w:lang w:val="es-ES"/>
          <w:rPrChange w:id="0" w:author="Carolina Vera" w:date="2018-02-28T15:59:00Z"/>
        </w:rPr>
        <w:t xml:space="preserve"> 3, sino a su característica no estacionaria. En invierno, la amplitud de la QS3 media está subestimada en SPEEDY y corrida hacia el polo. Además, está mucho más restringida a niveles troposféricos en comparación con NCEP; posiblemente como consecuencia de la falta de niveles verticales </w:t>
      </w:r>
      <w:ins w:id="1369" w:author="Carolina Vera" w:date="2018-03-01T15:08:00Z">
        <w:r>
          <w:rPr>
            <w:lang w:val="es-ES"/>
          </w:rPr>
          <w:t xml:space="preserve">altos </w:t>
        </w:r>
      </w:ins>
      <w:r>
        <w:rPr>
          <w:lang w:val="es-ES"/>
          <w:rPrChange w:id="0" w:author="Carolina Vera" w:date="2018-02-28T15:59:00Z"/>
        </w:rPr>
        <w:t xml:space="preserve">y </w:t>
      </w:r>
      <w:ins w:id="1371" w:author="Carolina Vera" w:date="2018-03-01T15:08:00Z">
        <w:r>
          <w:rPr>
            <w:lang w:val="es-ES"/>
          </w:rPr>
          <w:t xml:space="preserve">consecuentemente a </w:t>
        </w:r>
      </w:ins>
      <w:r>
        <w:rPr>
          <w:lang w:val="es-ES"/>
          <w:rPrChange w:id="0" w:author="Carolina Vera" w:date="2018-02-28T15:59:00Z"/>
        </w:rPr>
        <w:t xml:space="preserve">la mala representación del jet </w:t>
      </w:r>
      <w:ins w:id="1373" w:author="Carolina Vera" w:date="2018-03-01T15:08:00Z">
        <w:r>
          <w:rPr>
            <w:lang w:val="es-ES"/>
          </w:rPr>
          <w:t>sub</w:t>
        </w:r>
      </w:ins>
      <w:r>
        <w:rPr>
          <w:lang w:val="es-ES"/>
          <w:rPrChange w:id="0" w:author="Carolina Vera" w:date="2018-02-28T15:59:00Z"/>
        </w:rPr>
        <w:t>polar. En primavera, por el contrario, la señal en SPEEDY es considerablemente mayor que en NCEP.</w:t>
      </w:r>
    </w:p>
    <w:p>
      <w:pPr>
        <w:pStyle w:val="TextBody"/>
        <w:rPr>
          <w:lang w:val="es-ES"/>
        </w:rPr>
      </w:pPr>
      <w:r>
        <w:rPr>
          <w:lang w:val="es-ES"/>
          <w:rPrChange w:id="0" w:author="Carolina Vera" w:date="2018-02-28T15:59:00Z"/>
        </w:rPr>
        <w:t xml:space="preserve">La </w:t>
      </w:r>
      <w:ins w:id="1376" w:author="Carolina Vera" w:date="2018-03-01T15:09:00Z">
        <w:r>
          <w:rPr>
            <w:lang w:val="es-ES"/>
          </w:rPr>
          <w:t>distribución horizontal de Z</w:t>
        </w:r>
      </w:ins>
      <w:ins w:id="1377" w:author="Carolina Vera" w:date="2018-03-01T15:09:00Z">
        <w:r>
          <w:rPr>
            <w:vertAlign w:val="superscript"/>
            <w:lang w:val="es-ES"/>
          </w:rPr>
          <w:t xml:space="preserve">* </w:t>
        </w:r>
      </w:ins>
      <w:ins w:id="1378" w:author="Carolina Vera" w:date="2018-03-01T15:09:00Z">
        <w:r>
          <w:rPr>
            <w:lang w:val="es-ES"/>
          </w:rPr>
          <w:t xml:space="preserve">explicada por la </w:t>
        </w:r>
      </w:ins>
      <w:r>
        <w:rPr>
          <w:lang w:val="es-ES"/>
          <w:rPrChange w:id="0" w:author="Carolina Vera" w:date="2018-02-28T15:59:00Z"/>
        </w:rPr>
        <w:t xml:space="preserve">QS3 </w:t>
      </w:r>
      <w:del w:id="1380" w:author="Carolina Vera" w:date="2018-03-01T15:10:00Z">
        <w:r>
          <w:rPr>
            <w:lang w:val="es-ES"/>
          </w:rPr>
          <w:delText xml:space="preserve">reconstruida </w:delText>
        </w:r>
      </w:del>
      <w:ins w:id="1381" w:author="Carolina Vera" w:date="2018-03-01T15:10:00Z">
        <w:r>
          <w:rPr>
            <w:lang w:val="es-ES"/>
          </w:rPr>
          <w:t>simulada</w:t>
        </w:r>
      </w:ins>
      <w:del w:id="1382" w:author="Carolina Vera" w:date="2018-03-01T15:08:00Z">
        <w:r>
          <w:rPr>
            <w:lang w:val="es-ES"/>
          </w:rPr>
          <w:delText>para SPEEDY</w:delText>
        </w:r>
      </w:del>
      <w:r>
        <w:rPr>
          <w:lang w:val="es-ES"/>
          <w:rPrChange w:id="0" w:author="Carolina Vera" w:date="2018-02-28T15:59:00Z"/>
        </w:rPr>
        <w:t xml:space="preserve"> se muestra en la  </w:t>
      </w:r>
      <w:ins w:id="1384" w:author="Carolina Vera" w:date="2018-03-01T15:08:00Z">
        <w:r>
          <w:rPr>
            <w:lang w:val="es-ES"/>
          </w:rPr>
          <w:t xml:space="preserve">. </w:t>
        </w:r>
      </w:ins>
      <w:del w:id="1385" w:author="Carolina Vera" w:date="2018-03-01T15:09:00Z">
        <w:r>
          <w:rPr>
            <w:lang w:val="es-ES"/>
          </w:rPr>
          <w:delText xml:space="preserve">donde además de confirmarse la variación de la amplitud prevista a partir de la , se puede apreciar la estructura horizontal. </w:delText>
        </w:r>
      </w:del>
      <w:r>
        <w:rPr>
          <w:lang w:val="es-ES"/>
          <w:rPrChange w:id="0" w:author="Carolina Vera" w:date="2018-02-28T15:59:00Z"/>
        </w:rPr>
        <w:t xml:space="preserve">En verano, invierno y </w:t>
      </w:r>
      <w:del w:id="1387" w:author="Carolina Vera" w:date="2018-03-01T15:10:00Z">
        <w:r>
          <w:rPr>
            <w:lang w:val="es-ES"/>
          </w:rPr>
          <w:delText>privamera</w:delText>
        </w:r>
      </w:del>
      <w:ins w:id="1388" w:author="Carolina Vera" w:date="2018-03-01T15:10:00Z">
        <w:r>
          <w:rPr>
            <w:lang w:val="es-ES"/>
          </w:rPr>
          <w:t>primavera</w:t>
        </w:r>
      </w:ins>
      <w:r>
        <w:rPr>
          <w:lang w:val="es-ES"/>
          <w:rPrChange w:id="0" w:author="Carolina Vera" w:date="2018-02-28T15:59:00Z"/>
        </w:rPr>
        <w:t>, la inclinación de los centros es hacia el este, contraria a las observaciones e indicando transporte de cantidad de movimiento zonal hacia el norte en vez de hacia el sur. En otoño el campo de QS3 de SPEEDY es virtualmente nulo. En invierno y primavera</w:t>
      </w:r>
      <w:ins w:id="1390" w:author="Leandro" w:date="2018-03-02T15:42:00Z">
        <w:r>
          <w:rPr>
            <w:lang w:val="es-ES"/>
          </w:rPr>
          <w:t>,</w:t>
        </w:r>
      </w:ins>
      <w:r>
        <w:rPr>
          <w:lang w:val="es-ES"/>
          <w:rPrChange w:id="0" w:author="Carolina Vera" w:date="2018-02-28T15:59:00Z"/>
        </w:rPr>
        <w:t xml:space="preserve"> la fase de la onda simulada por SPEEDY está defasada 180° con respecto a la observada en NCEP.</w:t>
      </w:r>
    </w:p>
    <w:p>
      <w:pPr>
        <w:pStyle w:val="FigurewithCaption"/>
        <w:rPr/>
      </w:pPr>
      <w:r>
        <w:rPr/>
        <w:drawing>
          <wp:inline distT="0" distB="0" distL="0" distR="0">
            <wp:extent cx="5334000" cy="5252085"/>
            <wp:effectExtent l="0" t="0" r="0" b="0"/>
            <wp:docPr id="30" name="Image29" descr="Z* reconstruida a partir de la QS3 (SPEEDY sombreado, NCEP co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Z* reconstruida a partir de la QS3 (SPEEDY sombreado, NCEP contornos)."/>
                    <pic:cNvPicPr>
                      <a:picLocks noChangeAspect="1" noChangeArrowheads="1"/>
                    </pic:cNvPicPr>
                  </pic:nvPicPr>
                  <pic:blipFill>
                    <a:blip r:embed="rId31"/>
                    <a:stretch>
                      <a:fillRect/>
                    </a:stretch>
                  </pic:blipFill>
                  <pic:spPr bwMode="auto">
                    <a:xfrm>
                      <a:off x="0" y="0"/>
                      <a:ext cx="5334000" cy="5252085"/>
                    </a:xfrm>
                    <a:prstGeom prst="rect">
                      <a:avLst/>
                    </a:prstGeom>
                  </pic:spPr>
                </pic:pic>
              </a:graphicData>
            </a:graphic>
          </wp:inline>
        </w:drawing>
      </w:r>
    </w:p>
    <w:p>
      <w:pPr>
        <w:pStyle w:val="ImageCaption"/>
        <w:rPr>
          <w:lang w:val="es-ES"/>
        </w:rPr>
      </w:pPr>
      <w:r>
        <w:rPr>
          <w:lang w:val="es-ES"/>
          <w:rPrChange w:id="0" w:author="Carolina Vera" w:date="2018-02-28T15:59:00Z"/>
        </w:rPr>
        <w:t>Z* reconstruida a partir de la QS3 (SPEEDY sombreado, NCEP contornos).</w:t>
      </w:r>
    </w:p>
    <w:p>
      <w:pPr>
        <w:pStyle w:val="Heading2"/>
        <w:rPr>
          <w:lang w:val="es-ES"/>
        </w:rPr>
      </w:pPr>
      <w:bookmarkStart w:id="32" w:name="experimentos-de-sensibilidad"/>
      <w:bookmarkEnd w:id="32"/>
      <w:r>
        <w:rPr>
          <w:lang w:val="es-ES"/>
          <w:rPrChange w:id="0" w:author="Carolina Vera" w:date="2018-02-28T15:59:00Z"/>
        </w:rPr>
        <w:t>Experimentos de sensibilidad</w:t>
      </w:r>
    </w:p>
    <w:p>
      <w:pPr>
        <w:pStyle w:val="FirstParagraph"/>
        <w:rPr>
          <w:lang w:val="es-ES"/>
        </w:rPr>
      </w:pPr>
      <w:del w:id="1394" w:author="Carolina Vera" w:date="2018-03-01T15:10:00Z">
        <w:r>
          <w:rPr>
            <w:lang w:val="es-ES"/>
          </w:rPr>
          <w:delText>Además de la corrida Control</w:delText>
        </w:r>
      </w:del>
      <w:ins w:id="1395" w:author="Carolina Vera" w:date="2018-03-01T15:11:00Z">
        <w:r>
          <w:rPr>
            <w:lang w:val="es-ES"/>
          </w:rPr>
          <w:t>La evaluación de la corrida Control muestra que el modelo es capaz de representar una estructura de QS3 y da evidencias de</w:t>
        </w:r>
      </w:ins>
      <w:ins w:id="1396" w:author="Carolina Vera" w:date="2018-03-01T15:12:00Z">
        <w:r>
          <w:rPr>
            <w:lang w:val="es-ES"/>
          </w:rPr>
          <w:t xml:space="preserve">l papel de los procesos de superficie y troposféricos en mantenerla. En consecuencia, se diseñaron y </w:t>
        </w:r>
      </w:ins>
      <w:del w:id="1397" w:author="Carolina Vera" w:date="2018-03-01T15:12:00Z">
        <w:r>
          <w:rPr>
            <w:lang w:val="es-ES"/>
          </w:rPr>
          <w:delText xml:space="preserve">, se </w:delText>
        </w:r>
      </w:del>
      <w:r>
        <w:rPr>
          <w:lang w:val="es-ES"/>
          <w:rPrChange w:id="0" w:author="Carolina Vera" w:date="2018-02-28T15:59:00Z"/>
        </w:rPr>
        <w:t xml:space="preserve">realizaron </w:t>
      </w:r>
      <w:ins w:id="1399" w:author="Carolina Vera" w:date="2018-03-01T15:13:00Z">
        <w:r>
          <w:rPr>
            <w:lang w:val="es-ES"/>
          </w:rPr>
          <w:t>2</w:t>
        </w:r>
      </w:ins>
      <w:del w:id="1400" w:author="Carolina Vera" w:date="2018-03-01T15:13:00Z">
        <w:r>
          <w:rPr>
            <w:lang w:val="es-ES"/>
          </w:rPr>
          <w:delText>3</w:delText>
        </w:r>
      </w:del>
      <w:r>
        <w:rPr>
          <w:lang w:val="es-ES"/>
          <w:rPrChange w:id="0" w:author="Carolina Vera" w:date="2018-02-28T15:59:00Z"/>
        </w:rPr>
        <w:t xml:space="preserve"> corridas </w:t>
      </w:r>
      <w:ins w:id="1402" w:author="Carolina Vera" w:date="2018-03-01T15:12:00Z">
        <w:r>
          <w:rPr>
            <w:lang w:val="es-ES"/>
          </w:rPr>
          <w:t xml:space="preserve">adicionales </w:t>
        </w:r>
      </w:ins>
      <w:r>
        <w:rPr>
          <w:lang w:val="es-ES"/>
          <w:rPrChange w:id="0" w:author="Carolina Vera" w:date="2018-02-28T15:59:00Z"/>
        </w:rPr>
        <w:t xml:space="preserve">para </w:t>
      </w:r>
      <w:del w:id="1404" w:author="Carolina Vera" w:date="2018-03-01T15:12:00Z">
        <w:r>
          <w:rPr>
            <w:lang w:val="es-ES"/>
          </w:rPr>
          <w:delText xml:space="preserve">evaluar </w:delText>
        </w:r>
      </w:del>
      <w:ins w:id="1405" w:author="Carolina Vera" w:date="2018-03-01T15:12:00Z">
        <w:r>
          <w:rPr>
            <w:lang w:val="es-ES"/>
          </w:rPr>
          <w:t xml:space="preserve">explorar  </w:t>
        </w:r>
      </w:ins>
      <w:r>
        <w:rPr>
          <w:lang w:val="es-ES"/>
          <w:rPrChange w:id="0" w:author="Carolina Vera" w:date="2018-02-28T15:59:00Z"/>
        </w:rPr>
        <w:t>la sensibilidad de la QS3 a distintos parámetros del modelo</w:t>
      </w:r>
      <w:ins w:id="1407" w:author="Carolina Vera" w:date="2018-03-01T15:13:00Z">
        <w:r>
          <w:rPr>
            <w:lang w:val="es-ES"/>
          </w:rPr>
          <w:t>, que tienen las siguientes características:</w:t>
        </w:r>
      </w:ins>
    </w:p>
    <w:p>
      <w:pPr>
        <w:pStyle w:val="TextBody"/>
        <w:rPr>
          <w:lang w:val="es-ES"/>
        </w:rPr>
      </w:pPr>
      <w:ins w:id="1408" w:author="Carolina Vera" w:date="2018-03-01T15:13:00Z">
        <w:r>
          <w:rPr>
            <w:lang w:val="es-ES"/>
          </w:rPr>
          <w:t xml:space="preserve">NOLAND: </w:t>
        </w:r>
      </w:ins>
      <w:ins w:id="1409" w:author="Carolina Vera" w:date="2018-03-01T15:14:00Z">
        <w:r>
          <w:rPr>
            <w:lang w:val="es-ES"/>
          </w:rPr>
          <w:t xml:space="preserve">que es </w:t>
        </w:r>
      </w:ins>
      <w:ins w:id="1410" w:author="Carolina Vera" w:date="2018-03-01T15:15:00Z">
        <w:r>
          <w:rPr>
            <w:lang w:val="es-ES"/>
          </w:rPr>
          <w:t xml:space="preserve">equivalente </w:t>
        </w:r>
      </w:ins>
      <w:del w:id="1411" w:author="Carolina Vera" w:date="2018-03-01T15:13:00Z">
        <w:r>
          <w:rPr>
            <w:lang w:val="es-ES"/>
          </w:rPr>
          <w:delText xml:space="preserve">.  </w:delText>
        </w:r>
      </w:del>
      <w:del w:id="1412" w:author="Carolina Vera" w:date="2018-03-01T15:14:00Z">
        <w:r>
          <w:rPr>
            <w:lang w:val="es-ES"/>
          </w:rPr>
          <w:delText xml:space="preserve">es </w:delText>
        </w:r>
      </w:del>
      <w:del w:id="1413" w:author="Carolina Vera" w:date="2018-03-01T15:15:00Z">
        <w:r>
          <w:rPr>
            <w:lang w:val="es-ES"/>
          </w:rPr>
          <w:delText>idén</w:delText>
        </w:r>
      </w:del>
      <w:del w:id="1414" w:author="Carolina Vera" w:date="2018-03-01T15:14:00Z">
        <w:r>
          <w:rPr>
            <w:lang w:val="es-ES"/>
          </w:rPr>
          <w:delText>di</w:delText>
        </w:r>
      </w:del>
      <w:del w:id="1415" w:author="Carolina Vera" w:date="2018-03-01T15:15:00Z">
        <w:r>
          <w:rPr>
            <w:lang w:val="es-ES"/>
          </w:rPr>
          <w:delText xml:space="preserve">ca </w:delText>
        </w:r>
      </w:del>
      <w:r>
        <w:rPr>
          <w:lang w:val="es-ES"/>
          <w:rPrChange w:id="0" w:author="Carolina Vera" w:date="2018-02-28T15:59:00Z"/>
        </w:rPr>
        <w:t xml:space="preserve">a </w:t>
      </w:r>
      <w:ins w:id="1417" w:author="Carolina Vera" w:date="2018-03-01T15:14:00Z">
        <w:r>
          <w:rPr>
            <w:lang w:val="es-ES"/>
          </w:rPr>
          <w:t xml:space="preserve">la corrida Control, </w:t>
        </w:r>
      </w:ins>
      <w:del w:id="1418" w:author="Carolina Vera" w:date="2018-03-01T15:14:00Z">
        <w:r>
          <w:rPr>
            <w:lang w:val="es-ES"/>
          </w:rPr>
          <w:delText xml:space="preserve"> </w:delText>
        </w:r>
      </w:del>
      <w:r>
        <w:rPr>
          <w:lang w:val="es-ES"/>
          <w:rPrChange w:id="0" w:author="Carolina Vera" w:date="2018-02-28T15:59:00Z"/>
        </w:rPr>
        <w:t xml:space="preserve">a excepción de que se desactivaron los modelos de mar, hielo y tierra y se reemplazó </w:t>
      </w:r>
      <w:ins w:id="1420" w:author="Carolina Vera" w:date="2018-03-01T15:14:00Z">
        <w:r>
          <w:rPr>
            <w:lang w:val="es-ES"/>
          </w:rPr>
          <w:t xml:space="preserve">en la condición de contorno, las anomalías mensuales observadas de </w:t>
        </w:r>
      </w:ins>
      <w:r>
        <w:rPr>
          <w:lang w:val="es-ES"/>
          <w:rPrChange w:id="0" w:author="Carolina Vera" w:date="2018-02-28T15:59:00Z"/>
        </w:rPr>
        <w:t>la SST por su</w:t>
      </w:r>
      <w:ins w:id="1422" w:author="Carolina Vera" w:date="2018-03-01T15:14:00Z">
        <w:r>
          <w:rPr>
            <w:lang w:val="es-ES"/>
          </w:rPr>
          <w:t xml:space="preserve">s correspondientes </w:t>
        </w:r>
      </w:ins>
      <w:del w:id="1423" w:author="Carolina Vera" w:date="2018-03-01T15:15:00Z">
        <w:r>
          <w:rPr>
            <w:lang w:val="es-ES"/>
          </w:rPr>
          <w:delText xml:space="preserve"> </w:delText>
        </w:r>
      </w:del>
      <w:r>
        <w:rPr>
          <w:lang w:val="es-ES"/>
          <w:rPrChange w:id="0" w:author="Carolina Vera" w:date="2018-02-28T15:59:00Z"/>
        </w:rPr>
        <w:t>media</w:t>
      </w:r>
      <w:ins w:id="1425" w:author="Carolina Vera" w:date="2018-03-01T15:15:00Z">
        <w:r>
          <w:rPr>
            <w:lang w:val="es-ES"/>
          </w:rPr>
          <w:t>s</w:t>
        </w:r>
      </w:ins>
      <w:r>
        <w:rPr>
          <w:lang w:val="es-ES"/>
          <w:rPrChange w:id="0" w:author="Carolina Vera" w:date="2018-02-28T15:59:00Z"/>
        </w:rPr>
        <w:t xml:space="preserve"> climatológica</w:t>
      </w:r>
      <w:ins w:id="1427" w:author="Carolina Vera" w:date="2018-03-01T15:15:00Z">
        <w:r>
          <w:rPr>
            <w:lang w:val="es-ES"/>
          </w:rPr>
          <w:t>s</w:t>
        </w:r>
      </w:ins>
      <w:ins w:id="1428" w:author="Carolina Vera" w:date="2018-03-01T15:16:00Z">
        <w:r>
          <w:rPr>
            <w:lang w:val="es-ES"/>
          </w:rPr>
          <w:t>. Esto implica que la simulación no considera interacción con la superficie y en cambio es solo forzada por la climatol</w:t>
        </w:r>
      </w:ins>
      <w:ins w:id="1429" w:author="Carolina Vera" w:date="2018-03-01T15:17:00Z">
        <w:r>
          <w:rPr>
            <w:lang w:val="es-ES"/>
          </w:rPr>
          <w:t>ogía.</w:t>
        </w:r>
      </w:ins>
      <w:del w:id="1430" w:author="Carolina Vera" w:date="2018-03-01T15:15:00Z">
        <w:r>
          <w:rPr>
            <w:lang w:val="es-ES"/>
          </w:rPr>
          <w:delText xml:space="preserve"> mensual</w:delText>
        </w:r>
      </w:del>
    </w:p>
    <w:p>
      <w:pPr>
        <w:pStyle w:val="TextBody"/>
        <w:pPrChange w:id="0" w:author="Carolina Vera" w:date="2018-03-01T15:14:00Z"/>
        <w:rPr>
          <w:lang w:val="es-ES"/>
        </w:rPr>
      </w:pPr>
      <w:ins w:id="1431" w:author="Carolina Vera" w:date="2018-03-01T15:15:00Z">
        <w:r>
          <w:rPr>
            <w:lang w:val="es-ES"/>
          </w:rPr>
          <w:t xml:space="preserve">SSTZONAL: es equivalente a NOLAND, pero </w:t>
        </w:r>
      </w:ins>
      <w:ins w:id="1432" w:author="Carolina Vera" w:date="2018-03-01T15:16:00Z">
        <w:r>
          <w:rPr>
            <w:lang w:val="es-ES"/>
          </w:rPr>
          <w:t xml:space="preserve">en las condiciones de contorno se </w:t>
        </w:r>
      </w:ins>
      <w:ins w:id="1433" w:author="Carolina Vera" w:date="2018-03-01T15:17:00Z">
        <w:r>
          <w:rPr>
            <w:lang w:val="es-ES"/>
          </w:rPr>
          <w:t>consideraron las</w:t>
        </w:r>
      </w:ins>
      <w:del w:id="1434" w:author="Carolina Vera" w:date="2018-03-01T15:17:00Z">
        <w:r>
          <w:rPr>
            <w:lang w:val="es-ES"/>
          </w:rPr>
          <w:delText>.  es similar, pero la SST fue reemplazada por su</w:delText>
        </w:r>
      </w:del>
      <w:r>
        <w:rPr>
          <w:lang w:val="es-ES"/>
          <w:rPrChange w:id="0" w:author="Carolina Vera" w:date="2018-02-28T15:59:00Z"/>
        </w:rPr>
        <w:t xml:space="preserve"> media</w:t>
      </w:r>
      <w:ins w:id="1436" w:author="Carolina Vera" w:date="2018-03-01T15:17:00Z">
        <w:r>
          <w:rPr>
            <w:lang w:val="es-ES"/>
          </w:rPr>
          <w:t>s</w:t>
        </w:r>
      </w:ins>
      <w:r>
        <w:rPr>
          <w:lang w:val="es-ES"/>
          <w:rPrChange w:id="0" w:author="Carolina Vera" w:date="2018-02-28T15:59:00Z"/>
        </w:rPr>
        <w:t xml:space="preserve"> zona</w:t>
      </w:r>
      <w:ins w:id="1438" w:author="Carolina Vera" w:date="2018-03-01T15:17:00Z">
        <w:r>
          <w:rPr>
            <w:lang w:val="es-ES"/>
          </w:rPr>
          <w:t xml:space="preserve">les de los promedios climatológicos mensuales de las SST. Esto implica </w:t>
        </w:r>
      </w:ins>
      <w:ins w:id="1439" w:author="Carolina Vera" w:date="2018-03-01T15:18:00Z">
        <w:r>
          <w:rPr>
            <w:lang w:val="es-ES"/>
          </w:rPr>
          <w:t xml:space="preserve">no considerar </w:t>
        </w:r>
      </w:ins>
      <w:ins w:id="1440" w:author="Carolina Vera" w:date="2018-03-01T15:17:00Z">
        <w:r>
          <w:rPr>
            <w:lang w:val="es-ES"/>
          </w:rPr>
          <w:t xml:space="preserve">las asimetrías zonales del </w:t>
        </w:r>
      </w:ins>
      <w:ins w:id="1441" w:author="Carolina Vera" w:date="2018-03-01T15:18:00Z">
        <w:r>
          <w:rPr>
            <w:lang w:val="es-ES"/>
          </w:rPr>
          <w:t>forzante oceánico</w:t>
        </w:r>
      </w:ins>
      <w:del w:id="1442" w:author="Carolina Vera" w:date="2018-03-01T15:17:00Z">
        <w:r>
          <w:rPr>
            <w:lang w:val="es-ES"/>
          </w:rPr>
          <w:delText>l mensual.</w:delText>
        </w:r>
      </w:del>
      <w:ins w:id="1443" w:author="Carolina Vera" w:date="2018-03-01T15:18:00Z">
        <w:r>
          <w:rPr>
            <w:lang w:val="es-ES"/>
          </w:rPr>
          <w:t>.</w:t>
        </w:r>
      </w:ins>
    </w:p>
    <w:p>
      <w:pPr>
        <w:pStyle w:val="Heading3"/>
        <w:rPr>
          <w:lang w:val="es-ES"/>
        </w:rPr>
      </w:pPr>
      <w:bookmarkStart w:id="33" w:name="altura-geopotencial-2"/>
      <w:bookmarkEnd w:id="33"/>
      <w:r>
        <w:rPr>
          <w:lang w:val="es-ES"/>
          <w:rPrChange w:id="0" w:author="Carolina Vera" w:date="2018-02-28T15:59:00Z"/>
        </w:rPr>
        <w:t>Altura geopotencial</w:t>
      </w:r>
    </w:p>
    <w:p>
      <w:pPr>
        <w:pStyle w:val="FirstParagraph"/>
        <w:rPr>
          <w:lang w:val="es-ES"/>
        </w:rPr>
      </w:pPr>
      <w:r>
        <w:rPr>
          <w:lang w:val="es-ES"/>
          <w:rPrChange w:id="0" w:author="Carolina Vera" w:date="2018-02-28T15:59:00Z"/>
        </w:rPr>
        <w:t xml:space="preserve">Los campos de Z* en 200hPa para cada corrida se muestra en la . La corrida NOLAND no presenta diferencias </w:t>
      </w:r>
      <w:del w:id="1446" w:author="Carolina Vera" w:date="2018-03-01T15:19:00Z">
        <w:r>
          <w:rPr>
            <w:lang w:val="es-ES"/>
          </w:rPr>
          <w:delText xml:space="preserve">obvias </w:delText>
        </w:r>
      </w:del>
      <w:ins w:id="1447" w:author="Carolina Vera" w:date="2018-03-01T15:19:00Z">
        <w:r>
          <w:rPr>
            <w:lang w:val="es-ES"/>
          </w:rPr>
          <w:t>importantes</w:t>
        </w:r>
      </w:ins>
      <w:ins w:id="1448" w:author="Carolina Vera" w:date="2018-03-01T15:21:00Z">
        <w:r>
          <w:rPr>
            <w:lang w:val="es-ES"/>
          </w:rPr>
          <w:t xml:space="preserve"> en la ubicación de las </w:t>
        </w:r>
      </w:ins>
      <w:del w:id="1449" w:author="Carolina Vera" w:date="2018-03-01T15:21:00Z">
        <w:r>
          <w:rPr>
            <w:lang w:val="es-ES"/>
          </w:rPr>
          <w:delText>con</w:delText>
        </w:r>
      </w:del>
      <w:ins w:id="1450" w:author="Carolina Vera" w:date="2018-03-01T15:21:00Z">
        <w:r>
          <w:rPr>
            <w:lang w:val="es-ES"/>
          </w:rPr>
          <w:t>anomalías con</w:t>
        </w:r>
      </w:ins>
      <w:r>
        <w:rPr>
          <w:lang w:val="es-ES"/>
          <w:rPrChange w:id="0" w:author="Carolina Vera" w:date="2018-02-28T15:59:00Z"/>
        </w:rPr>
        <w:t xml:space="preserve"> respecto a Control</w:t>
      </w:r>
      <w:ins w:id="1452" w:author="Carolina Vera" w:date="2018-03-01T15:21:00Z">
        <w:r>
          <w:rPr>
            <w:lang w:val="es-ES"/>
          </w:rPr>
          <w:t xml:space="preserve">. Se observan algunas diferencias en la intensidad como </w:t>
        </w:r>
      </w:ins>
      <w:ins w:id="1453" w:author="Carolina Vera" w:date="2018-03-01T15:20:00Z">
        <w:r>
          <w:rPr>
            <w:lang w:val="es-ES"/>
          </w:rPr>
          <w:t xml:space="preserve">un debilitamiento importante de la anomalía positiva al sudeste de Nueva Zelanda en primavera </w:t>
        </w:r>
      </w:ins>
      <w:ins w:id="1454" w:author="Carolina Vera" w:date="2018-03-01T15:22:00Z">
        <w:r>
          <w:rPr>
            <w:lang w:val="es-ES"/>
          </w:rPr>
          <w:t>y en la ubicación e intensidad de</w:t>
        </w:r>
      </w:ins>
      <w:ins w:id="1455" w:author="Carolina Vera" w:date="2018-03-01T15:23:00Z">
        <w:r>
          <w:rPr>
            <w:lang w:val="es-ES"/>
          </w:rPr>
          <w:t xml:space="preserve"> tal centro durante el invierno. </w:t>
        </w:r>
      </w:ins>
      <w:del w:id="1456" w:author="Carolina Vera" w:date="2018-03-01T15:23:00Z">
        <w:r>
          <w:rPr>
            <w:lang w:val="es-ES"/>
          </w:rPr>
          <w:delText xml:space="preserve">. </w:delText>
        </w:r>
      </w:del>
      <w:r>
        <w:rPr>
          <w:lang w:val="es-ES"/>
          <w:rPrChange w:id="0" w:author="Carolina Vera" w:date="2018-02-28T15:59:00Z"/>
        </w:rPr>
        <w:t>SSTZONAL en cambio, muestra una clara disminución de la</w:t>
      </w:r>
      <w:ins w:id="1458" w:author="Carolina Vera" w:date="2018-03-01T15:23:00Z">
        <w:r>
          <w:rPr>
            <w:lang w:val="es-ES"/>
          </w:rPr>
          <w:t xml:space="preserve"> intensidad de la</w:t>
        </w:r>
      </w:ins>
      <w:r>
        <w:rPr>
          <w:lang w:val="es-ES"/>
          <w:rPrChange w:id="0" w:author="Carolina Vera" w:date="2018-02-28T15:59:00Z"/>
        </w:rPr>
        <w:t>s anomalías</w:t>
      </w:r>
      <w:ins w:id="1460" w:author="Carolina Vera" w:date="2018-03-01T15:23:00Z">
        <w:r>
          <w:rPr>
            <w:lang w:val="es-ES"/>
          </w:rPr>
          <w:t xml:space="preserve">, confirmando entonces el papel de las asimetrías de las SST </w:t>
        </w:r>
      </w:ins>
      <w:ins w:id="1461" w:author="Carolina Vera" w:date="2018-03-01T15:24:00Z">
        <w:r>
          <w:rPr>
            <w:lang w:val="es-ES"/>
          </w:rPr>
          <w:t>medias climatológicas en determinarlas</w:t>
        </w:r>
      </w:ins>
      <w:del w:id="1462" w:author="Carolina Vera" w:date="2018-03-01T15:24:00Z">
        <w:r>
          <w:rPr>
            <w:lang w:val="es-ES"/>
          </w:rPr>
          <w:delText xml:space="preserve"> </w:delText>
        </w:r>
      </w:del>
      <w:del w:id="1463" w:author="Carolina Vera" w:date="2018-03-01T15:23:00Z">
        <w:r>
          <w:rPr>
            <w:lang w:val="es-ES"/>
          </w:rPr>
          <w:delText>zonales</w:delText>
        </w:r>
      </w:del>
      <w:r>
        <w:rPr>
          <w:lang w:val="es-ES"/>
          <w:rPrChange w:id="0" w:author="Carolina Vera" w:date="2018-02-28T15:59:00Z"/>
        </w:rPr>
        <w:t xml:space="preserve">. </w:t>
      </w:r>
      <w:del w:id="1465" w:author="Carolina Vera" w:date="2018-03-01T15:24:00Z">
        <w:r>
          <w:rPr>
            <w:lang w:val="es-ES"/>
          </w:rPr>
          <w:delText xml:space="preserve">Todas </w:delText>
        </w:r>
      </w:del>
      <w:del w:id="1466" w:author="Carolina Vera" w:date="2018-03-01T15:25:00Z">
        <w:r>
          <w:rPr>
            <w:lang w:val="es-ES"/>
          </w:rPr>
          <w:delText>las corridas presentan una QS1 en altas latitudes con máximo en invierno pero su intensidad es notablemente menor en SSTZONAL en comparación a las otras dos. La QS1 en latitudes polares, en cambio, mantiene su amplitud en todas las corridas.</w:delText>
        </w:r>
      </w:del>
    </w:p>
    <w:p>
      <w:pPr>
        <w:pStyle w:val="TextBody"/>
        <w:rPr>
          <w:lang w:val="es-ES"/>
        </w:rPr>
      </w:pPr>
      <w:r>
        <w:rPr>
          <w:lang w:val="es-ES"/>
          <w:rPrChange w:id="0" w:author="Carolina Vera" w:date="2018-02-28T15:59:00Z"/>
        </w:rPr>
        <w:t xml:space="preserve">La figura  muestra la diferencia entre Z* de la corrida Control y las corridas de sensibilidad. NOLAND sólo muestra </w:t>
      </w:r>
      <w:del w:id="1468" w:author="Carolina Vera" w:date="2018-03-01T15:27:00Z">
        <w:r>
          <w:rPr>
            <w:lang w:val="es-ES"/>
          </w:rPr>
          <w:delText xml:space="preserve">cambios </w:delText>
        </w:r>
      </w:del>
      <w:ins w:id="1469" w:author="Carolina Vera" w:date="2018-03-01T15:27:00Z">
        <w:r>
          <w:rPr>
            <w:lang w:val="es-ES"/>
          </w:rPr>
          <w:t xml:space="preserve">valores </w:t>
        </w:r>
      </w:ins>
      <w:r>
        <w:rPr>
          <w:lang w:val="es-ES"/>
          <w:rPrChange w:id="0" w:author="Carolina Vera" w:date="2018-02-28T15:59:00Z"/>
        </w:rPr>
        <w:t xml:space="preserve">significativos en invierno y primavera, </w:t>
      </w:r>
      <w:del w:id="1471" w:author="Carolina Vera" w:date="2018-03-01T15:26:00Z">
        <w:r>
          <w:rPr>
            <w:lang w:val="es-ES"/>
          </w:rPr>
          <w:delText xml:space="preserve">donde la diferencia es un tren de ondas de propagación meridional muy similar al observado en la  y presente en las observaciones </w:delText>
        </w:r>
      </w:del>
      <w:r>
        <w:rPr>
          <w:lang w:val="es-ES"/>
        </w:rPr>
        <w:commentReference w:id="42"/>
      </w:r>
      <w:r>
        <w:rPr>
          <w:lang w:val="es-ES"/>
          <w:rPrChange w:id="0" w:author="Carolina Vera" w:date="2018-02-28T15:59:00Z"/>
        </w:rPr>
        <w:t xml:space="preserve">(). </w:t>
      </w:r>
      <w:ins w:id="1473" w:author="Carolina Vera" w:date="2018-03-01T15:28:00Z">
        <w:r>
          <w:rPr>
            <w:lang w:val="es-ES"/>
          </w:rPr>
          <w:t xml:space="preserve"> Se destaca que la diferencia tiene una estructura de onda 3 en latitudes medias y altas. Esto confirma que </w:t>
        </w:r>
      </w:ins>
      <w:ins w:id="1474" w:author="Carolina Vera" w:date="2018-03-01T15:29:00Z">
        <w:r>
          <w:rPr>
            <w:lang w:val="es-ES"/>
          </w:rPr>
          <w:t xml:space="preserve">la falta de interacción entre el suelo y la atmósfera tiene influencia sobre este patrón de onda. </w:t>
        </w:r>
      </w:ins>
      <w:del w:id="1475" w:author="Carolina Vera" w:date="2018-03-01T15:29:00Z">
        <w:r>
          <w:rPr>
            <w:lang w:val="es-ES"/>
          </w:rPr>
          <w:delText>Es decir que a pesar de que la corrida Control carece del mismo, éste se desarrolla correctamente si se elimina la variabilidad de la temperatura superficial y su interacción con la atmósfera.</w:delText>
        </w:r>
      </w:del>
    </w:p>
    <w:p>
      <w:pPr>
        <w:pStyle w:val="TextBody"/>
        <w:rPr/>
      </w:pPr>
      <w:r>
        <w:rPr>
          <w:lang w:val="es-ES"/>
          <w:rPrChange w:id="0" w:author="Carolina Vera" w:date="2018-02-28T15:59:00Z"/>
        </w:rPr>
        <w:t xml:space="preserve">La diferencia entre SSTZONAL y Control se da principalmente entre 45°S y 60°S y </w:t>
      </w:r>
      <w:ins w:id="1477" w:author="Carolina Vera" w:date="2018-03-01T15:29:00Z">
        <w:r>
          <w:rPr>
            <w:lang w:val="es-ES"/>
          </w:rPr>
          <w:t xml:space="preserve">muestra también </w:t>
        </w:r>
      </w:ins>
      <w:ins w:id="1478" w:author="Carolina Vera" w:date="2018-03-01T15:30:00Z">
        <w:r>
          <w:rPr>
            <w:lang w:val="es-ES"/>
          </w:rPr>
          <w:t>estructura de onda 3 en particular en primavera</w:t>
        </w:r>
      </w:ins>
      <w:ins w:id="1479" w:author="Carolina Vera" w:date="2018-03-01T15:32:00Z">
        <w:r>
          <w:rPr>
            <w:lang w:val="es-ES"/>
          </w:rPr>
          <w:t xml:space="preserve"> y algo menos en el invierno. En cambio, en verano y otoño, </w:t>
        </w:r>
      </w:ins>
      <w:ins w:id="1480" w:author="Carolina Vera" w:date="2018-03-01T15:30:00Z">
        <w:r>
          <w:rPr>
            <w:lang w:val="es-ES"/>
          </w:rPr>
          <w:t xml:space="preserve">el campo de diferencia presenta evidencia </w:t>
        </w:r>
      </w:ins>
      <w:ins w:id="1481" w:author="Carolina Vera" w:date="2018-03-01T15:31:00Z">
        <w:r>
          <w:rPr>
            <w:lang w:val="es-ES"/>
          </w:rPr>
          <w:t xml:space="preserve">de estructura de onda 1. </w:t>
        </w:r>
      </w:ins>
      <w:del w:id="1482" w:author="Carolina Vera" w:date="2018-03-01T15:31:00Z">
        <w:r>
          <w:rPr>
            <w:lang w:val="es-ES"/>
          </w:rPr>
          <w:delText xml:space="preserve">responde a la casi desaparición de la QS1 en esas latitudes. </w:delText>
        </w:r>
      </w:del>
      <w:r>
        <w:rPr>
          <w:lang w:val="es-ES"/>
          <w:rPrChange w:id="0" w:author="Carolina Vera" w:date="2018-02-28T15:59:00Z"/>
        </w:rPr>
        <w:t>Estos resultados son consistentes con los de Quintanar y Mechoso (</w:t>
      </w:r>
      <w:hyperlink w:anchor="ref-Quintanar1995">
        <w:r>
          <w:rPr>
            <w:rStyle w:val="InternetLink"/>
            <w:lang w:val="es-ES"/>
          </w:rPr>
          <w:t>1995</w:t>
        </w:r>
      </w:hyperlink>
      <w:hyperlink w:anchor="ref-Quintanar1995">
        <w:r>
          <w:rPr>
            <w:rStyle w:val="InternetLink"/>
            <w:lang w:val="es-ES"/>
          </w:rPr>
          <w:t>b</w:t>
        </w:r>
      </w:hyperlink>
      <w:r>
        <w:rPr>
          <w:lang w:val="es-ES"/>
          <w:rPrChange w:id="0" w:author="Carolina Vera" w:date="2018-02-28T15:59:00Z"/>
        </w:rPr>
        <w:t xml:space="preserve">) dado que la eliminación de las </w:t>
      </w:r>
      <w:ins w:id="1485" w:author="Carolina Vera" w:date="2018-03-01T15:31:00Z">
        <w:r>
          <w:rPr>
            <w:lang w:val="es-ES"/>
          </w:rPr>
          <w:t xml:space="preserve">asimetrías </w:t>
        </w:r>
      </w:ins>
      <w:del w:id="1486" w:author="Carolina Vera" w:date="2018-03-01T15:31:00Z">
        <w:r>
          <w:rPr>
            <w:lang w:val="es-ES"/>
          </w:rPr>
          <w:delText xml:space="preserve">anomalías </w:delText>
        </w:r>
      </w:del>
      <w:r>
        <w:rPr>
          <w:lang w:val="es-ES"/>
          <w:rPrChange w:id="0" w:author="Carolina Vera" w:date="2018-02-28T15:59:00Z"/>
        </w:rPr>
        <w:t xml:space="preserve">zonales </w:t>
      </w:r>
      <w:ins w:id="1488" w:author="Carolina Vera" w:date="2018-03-01T15:31:00Z">
        <w:r>
          <w:rPr>
            <w:lang w:val="es-ES"/>
          </w:rPr>
          <w:t xml:space="preserve">de SST en los trópicos </w:t>
        </w:r>
      </w:ins>
      <w:r>
        <w:rPr>
          <w:lang w:val="es-ES"/>
          <w:rPrChange w:id="0" w:author="Carolina Vera" w:date="2018-02-28T15:59:00Z"/>
        </w:rPr>
        <w:t xml:space="preserve">reduciría la convección anómala que genera los trenes de onda que ellos concluyeron son el principal sostén de este patrón. </w:t>
      </w:r>
      <w:del w:id="1490" w:author="Carolina Vera" w:date="2018-03-01T15:32:00Z">
        <w:r>
          <w:rPr>
            <w:lang w:val="es-ES"/>
          </w:rPr>
          <w:delText>En invierno y primavera, está presente el tren de ondas observado en NOLAND - Control, pero con menor amplitud. Esto quizás se deba a que éste se encuentra enmascarado por los otros cambios.</w:delText>
        </w:r>
      </w:del>
    </w:p>
    <w:p>
      <w:pPr>
        <w:pStyle w:val="Heading3"/>
        <w:rPr>
          <w:lang w:val="es-ES"/>
        </w:rPr>
      </w:pPr>
      <w:bookmarkStart w:id="34" w:name="viento-zonal-2"/>
      <w:bookmarkEnd w:id="34"/>
      <w:r>
        <w:rPr>
          <w:lang w:val="es-ES"/>
          <w:rPrChange w:id="0" w:author="Carolina Vera" w:date="2018-02-28T15:59:00Z"/>
        </w:rPr>
        <w:t>Viento zonal</w:t>
      </w:r>
    </w:p>
    <w:p>
      <w:pPr>
        <w:pStyle w:val="FirstParagraph"/>
        <w:rPr>
          <w:lang w:val="es-ES"/>
        </w:rPr>
      </w:pPr>
      <w:commentRangeStart w:id="43"/>
      <w:r>
        <w:rPr>
          <w:lang w:val="es-ES"/>
          <w:rPrChange w:id="0" w:author="Carolina Vera" w:date="2018-02-28T15:59:00Z"/>
        </w:rPr>
        <w:t xml:space="preserve">La diferencia del viento </w:t>
      </w:r>
      <w:del w:id="1493" w:author="Carolina Vera" w:date="2018-03-01T15:33:00Z">
        <w:r>
          <w:rPr>
            <w:lang w:val="es-ES"/>
          </w:rPr>
          <w:delText xml:space="preserve">meridional </w:delText>
        </w:r>
      </w:del>
      <w:ins w:id="1494" w:author="Carolina Vera" w:date="2018-03-01T15:33:00Z">
        <w:r>
          <w:rPr>
            <w:lang w:val="es-ES"/>
          </w:rPr>
          <w:t xml:space="preserve">medio zonal </w:t>
        </w:r>
      </w:ins>
      <w:r>
        <w:rPr>
          <w:lang w:val="es-ES"/>
          <w:rPrChange w:id="0" w:author="Carolina Vera" w:date="2018-02-28T15:59:00Z"/>
        </w:rPr>
        <w:t>entre corridas se muestra en la . La resta NOLAND - Control muestra valores casi nulos en otoño. En verano NOLAND tiene vientos más inensos al norte y sur de Nueva Zelanda y menos intensos sobre ésta región, indicando una intensificación de los bloqueos con respeto a la corrida Control; el mismo patrón se observa en primavera. En invierno y primavera hay valores positivos en latitudes bajas indicando un debilitamiento de los alisios.</w:t>
      </w:r>
    </w:p>
    <w:p>
      <w:pPr>
        <w:pStyle w:val="TextBody"/>
        <w:rPr>
          <w:lang w:val="es-ES"/>
        </w:rPr>
      </w:pPr>
      <w:r>
        <w:rPr>
          <w:lang w:val="es-ES"/>
          <w:rPrChange w:id="0" w:author="Carolina Vera" w:date="2018-02-28T15:59:00Z"/>
        </w:rPr>
        <w:t xml:space="preserve">En SSTZONAL el patrón de aumento de los bloqueos se ve intensificado. En otoño, invierno y primavera se observan franjas de valores negativos al sur de 30° y positivos al norte, indicando que el jet se encuentra desplazado hacia el norte. En las regiones ecuatoriales, los alisios son más intensos durante todo el año, lo cual resulta paradójico </w:t>
      </w:r>
      <w:commentRangeStart w:id="44"/>
      <w:r>
        <w:rPr>
          <w:lang w:val="es-ES"/>
          <w:rPrChange w:id="0" w:author="Carolina Vera" w:date="2018-02-28T15:59:00Z"/>
        </w:rPr>
        <w:t xml:space="preserve">dada la estructura tipo Niño observada en la </w:t>
      </w:r>
      <w:r>
        <w:rPr>
          <w:lang w:val="es-ES"/>
        </w:rPr>
      </w:r>
      <w:commentRangeEnd w:id="44"/>
      <w:r>
        <w:commentReference w:id="44"/>
      </w:r>
      <w:r>
        <w:rPr>
          <w:lang w:val="es-ES"/>
          <w:rPrChange w:id="0" w:author="Carolina Vera" w:date="2018-02-28T15:59:00Z"/>
        </w:rPr>
        <w:t>.</w:t>
      </w:r>
      <w:commentRangeEnd w:id="43"/>
      <w:r>
        <w:commentReference w:id="43"/>
      </w:r>
      <w:r>
        <w:rPr>
          <w:lang w:val="es-ES"/>
        </w:rPr>
      </w:r>
    </w:p>
    <w:p>
      <w:pPr>
        <w:pStyle w:val="Heading3"/>
        <w:rPr>
          <w:lang w:val="es-ES"/>
        </w:rPr>
      </w:pPr>
      <w:bookmarkStart w:id="35" w:name="funcion-corriente-3"/>
      <w:bookmarkEnd w:id="35"/>
      <w:r>
        <w:rPr>
          <w:lang w:val="es-ES"/>
          <w:rPrChange w:id="0" w:author="Carolina Vera" w:date="2018-02-28T15:59:00Z"/>
        </w:rPr>
        <w:t>Función corriente</w:t>
      </w:r>
    </w:p>
    <w:p>
      <w:pPr>
        <w:pStyle w:val="FirstParagraph"/>
        <w:rPr>
          <w:lang w:val="es-ES"/>
          <w:ins w:id="1505" w:author="Carolina Vera" w:date="2018-03-01T15:37:00Z"/>
        </w:rPr>
      </w:pPr>
      <w:r>
        <w:rPr>
          <w:lang w:val="es-ES"/>
          <w:rPrChange w:id="0" w:author="Carolina Vera" w:date="2018-02-28T15:59:00Z"/>
        </w:rPr>
        <w:t xml:space="preserve">En la  se muestra la anomalía zonal de la función corriente para cada corrida y los flujos de acción de onda. La misma es consistente con las observaciones generales de la . </w:t>
      </w:r>
      <w:ins w:id="1501" w:author="Carolina Vera" w:date="2018-03-01T15:37:00Z">
        <w:r>
          <w:rPr>
            <w:lang w:val="es-ES"/>
          </w:rPr>
          <w:t xml:space="preserve">En verano, </w:t>
        </w:r>
      </w:ins>
      <w:ins w:id="1502" w:author="Carolina Vera" w:date="2018-03-01T15:38:00Z">
        <w:r>
          <w:rPr>
            <w:lang w:val="es-ES"/>
          </w:rPr>
          <w:t xml:space="preserve">las diferencias entre los flujos de Control y NOLAND no parecen ser importantes, mientras que los flujos han disminuido considerablemnte en SSTZONAL. Esto </w:t>
        </w:r>
      </w:ins>
      <w:ins w:id="1503" w:author="Carolina Vera" w:date="2018-03-01T15:39:00Z">
        <w:r>
          <w:rPr>
            <w:lang w:val="es-ES"/>
          </w:rPr>
          <w:t>se destaca también, aunque en menor medida en las otras tres estaciones y confirmaría el papel de las asimetrías zonales del forzante o</w:t>
        </w:r>
      </w:ins>
      <w:ins w:id="1504" w:author="Carolina Vera" w:date="2018-03-01T15:40:00Z">
        <w:r>
          <w:rPr>
            <w:lang w:val="es-ES"/>
          </w:rPr>
          <w:t xml:space="preserve">ceánico en mantener las ondas cuasiestacionarias. </w:t>
        </w:r>
      </w:ins>
    </w:p>
    <w:p>
      <w:pPr>
        <w:pStyle w:val="FirstParagraph"/>
        <w:rPr/>
      </w:pPr>
      <w:del w:id="1506" w:author="Carolina Vera" w:date="2018-03-01T15:41:00Z">
        <w:r>
          <w:rPr>
            <w:lang w:val="es-ES"/>
          </w:rPr>
          <w:delText>Para todos los meses las anomalías en SSTZONAL son muy menores que las otras dos corridas y los flujos de actividad de onda son casi nulos en el HS y menores que las otras dos corridas en los trópicos del HN. La persistencia de las anomalías en el HN en comparación con el HS sugiere que el forzante principal de estos patrones de onda es el orográfico, ya que éste es el único forzante zonalmente asimétrico en SSTZONAL.</w:delText>
        </w:r>
      </w:del>
    </w:p>
    <w:p>
      <w:pPr>
        <w:pStyle w:val="TextBody"/>
        <w:rPr/>
      </w:pPr>
      <w:del w:id="1507" w:author="Carolina Vera" w:date="2018-03-01T15:41:00Z">
        <w:r>
          <w:rPr>
            <w:lang w:val="es-ES"/>
          </w:rPr>
          <w:delText>Para la corrida NOLAND, las diferencias son mínimas en verano y otoño. En invierno y primavera se observan anomalías más intensas al rededor de 30° y los flujos de acción de onda que son más hacia el sur al rededor de 60°E en comparación a la corrida Control. Nuevamente, esto es consistente con lo visto en la  donde en NOLAND aparecía el tren de ondas desde el Índico hacia el pacífico que estaba ausente en la corrida Control.</w:delText>
        </w:r>
      </w:del>
    </w:p>
    <w:p>
      <w:pPr>
        <w:pStyle w:val="FirstParagraph"/>
        <w:rPr/>
      </w:pPr>
      <w:bookmarkStart w:id="36" w:name="onda-3-2"/>
      <w:bookmarkEnd w:id="36"/>
      <w:r>
        <w:rPr>
          <w:lang w:val="es-ES"/>
          <w:rPrChange w:id="0" w:author="Carolina Vera" w:date="2018-02-28T15:59:00Z"/>
        </w:rPr>
        <w:t>Onda 3</w:t>
      </w:r>
    </w:p>
    <w:p>
      <w:pPr>
        <w:pStyle w:val="FirstParagraph"/>
        <w:rPr>
          <w:lang w:val="es-ES"/>
        </w:rPr>
      </w:pPr>
      <w:r>
        <w:rPr>
          <w:lang w:val="es-ES"/>
          <w:rPrChange w:id="0" w:author="Carolina Vera" w:date="2018-02-28T15:59:00Z"/>
        </w:rPr>
        <w:t xml:space="preserve">En la  se muestra la amplitud de la QS3 (método AM) para cada estación y cada corrida. </w:t>
      </w:r>
      <w:bookmarkStart w:id="37" w:name="move507682238"/>
      <w:r>
        <w:rPr>
          <w:lang w:val="es-ES"/>
        </w:rPr>
        <w:t xml:space="preserve">Primavera es la estación con el cambio más dramático. </w:t>
      </w:r>
      <w:ins w:id="1510" w:author="Carolina Vera" w:date="2018-03-01T15:42:00Z">
        <w:r>
          <w:rPr>
            <w:lang w:val="es-ES"/>
          </w:rPr>
          <w:t xml:space="preserve">Mientras que </w:t>
        </w:r>
      </w:ins>
      <w:del w:id="1511" w:author="Carolina Vera" w:date="2018-03-01T15:42:00Z">
        <w:r>
          <w:rPr>
            <w:lang w:val="es-ES"/>
          </w:rPr>
          <w:delText xml:space="preserve">Pasa de tener </w:delText>
        </w:r>
      </w:del>
      <w:r>
        <w:rPr>
          <w:lang w:val="es-ES"/>
        </w:rPr>
        <w:t xml:space="preserve">la señal </w:t>
      </w:r>
      <w:ins w:id="1512" w:author="Carolina Vera" w:date="2018-03-01T15:42:00Z">
        <w:r>
          <w:rPr>
            <w:lang w:val="es-ES"/>
          </w:rPr>
          <w:t xml:space="preserve">es muy </w:t>
        </w:r>
      </w:ins>
      <w:del w:id="1513" w:author="Carolina Vera" w:date="2018-03-01T15:42:00Z">
        <w:r>
          <w:rPr>
            <w:lang w:val="es-ES"/>
          </w:rPr>
          <w:delText xml:space="preserve">más </w:delText>
        </w:r>
      </w:del>
      <w:r>
        <w:rPr>
          <w:lang w:val="es-ES"/>
        </w:rPr>
        <w:t xml:space="preserve">alta </w:t>
      </w:r>
      <w:ins w:id="1514" w:author="Leandro" w:date="2018-03-02T15:50:00Z">
        <w:r>
          <w:rPr>
            <w:lang w:val="es-ES"/>
          </w:rPr>
          <w:t xml:space="preserve">en </w:t>
        </w:r>
      </w:ins>
      <w:ins w:id="1515" w:author="Carolina Vera" w:date="2018-03-01T15:43:00Z">
        <w:r>
          <w:rPr>
            <w:lang w:val="es-ES"/>
          </w:rPr>
          <w:t xml:space="preserve">la troposfera y latitudes medias </w:t>
        </w:r>
      </w:ins>
      <w:ins w:id="1516" w:author="Leandro" w:date="2018-03-02T15:50:00Z">
        <w:r>
          <w:rPr>
            <w:lang w:val="es-ES"/>
          </w:rPr>
          <w:t>para</w:t>
        </w:r>
      </w:ins>
      <w:del w:id="1517" w:author="Leandro" w:date="2018-03-02T15:50:00Z">
        <w:r>
          <w:rPr>
            <w:lang w:val="es-ES"/>
          </w:rPr>
          <w:delText>en</w:delText>
        </w:r>
      </w:del>
      <w:r>
        <w:rPr>
          <w:lang w:val="es-ES"/>
        </w:rPr>
        <w:t xml:space="preserve"> la </w:t>
      </w:r>
      <w:ins w:id="1518" w:author="Carolina Vera" w:date="2018-03-01T15:42:00Z">
        <w:r>
          <w:rPr>
            <w:lang w:val="es-ES"/>
          </w:rPr>
          <w:t>c</w:t>
        </w:r>
      </w:ins>
      <w:del w:id="1519" w:author="Carolina Vera" w:date="2018-03-01T15:42:00Z">
        <w:r>
          <w:rPr>
            <w:lang w:val="es-ES"/>
          </w:rPr>
          <w:delText>C</w:delText>
        </w:r>
      </w:del>
      <w:r>
        <w:rPr>
          <w:lang w:val="es-ES"/>
        </w:rPr>
        <w:t>orr</w:t>
      </w:r>
      <w:del w:id="1520" w:author="Carolina Vera" w:date="2018-03-01T15:42:00Z">
        <w:r>
          <w:rPr>
            <w:lang w:val="es-ES"/>
          </w:rPr>
          <w:delText>r</w:delText>
        </w:r>
      </w:del>
      <w:r>
        <w:rPr>
          <w:lang w:val="es-ES"/>
        </w:rPr>
        <w:t xml:space="preserve">ida </w:t>
      </w:r>
      <w:ins w:id="1521" w:author="Carolina Vera" w:date="2018-03-01T15:42:00Z">
        <w:r>
          <w:rPr>
            <w:lang w:val="es-ES"/>
          </w:rPr>
          <w:t>C</w:t>
        </w:r>
      </w:ins>
      <w:del w:id="1522" w:author="Carolina Vera" w:date="2018-03-01T15:42:00Z">
        <w:r>
          <w:rPr>
            <w:lang w:val="es-ES"/>
          </w:rPr>
          <w:delText>c</w:delText>
        </w:r>
      </w:del>
      <w:r>
        <w:rPr>
          <w:lang w:val="es-ES"/>
        </w:rPr>
        <w:t>ontrol</w:t>
      </w:r>
      <w:ins w:id="1523" w:author="Carolina Vera" w:date="2018-03-01T15:42:00Z">
        <w:r>
          <w:rPr>
            <w:lang w:val="es-ES"/>
          </w:rPr>
          <w:t xml:space="preserve">, </w:t>
        </w:r>
      </w:ins>
      <w:ins w:id="1524" w:author="Carolina Vera" w:date="2018-03-01T15:43:00Z">
        <w:r>
          <w:rPr>
            <w:lang w:val="es-ES"/>
          </w:rPr>
          <w:t xml:space="preserve">es prácticamente despreciable en </w:t>
        </w:r>
      </w:ins>
      <w:del w:id="1525" w:author="Carolina Vera" w:date="2018-03-01T15:43:00Z">
        <w:r>
          <w:rPr>
            <w:lang w:val="es-ES"/>
          </w:rPr>
          <w:delText xml:space="preserve"> a tener una de las menores en </w:delText>
        </w:r>
      </w:del>
      <w:r>
        <w:rPr>
          <w:lang w:val="es-ES"/>
        </w:rPr>
        <w:t xml:space="preserve">NOLAND y SSTZONAL. </w:t>
      </w:r>
      <w:del w:id="1526" w:author="Carolina Vera" w:date="2018-03-01T15:44:00Z">
        <w:bookmarkEnd w:id="37"/>
        <w:r>
          <w:rPr>
            <w:lang w:val="es-ES"/>
          </w:rPr>
          <w:delText>La amplitud de la QS3 en 60°S y 300hPa desaparece prácticamente en su totalidad</w:delText>
        </w:r>
      </w:del>
      <w:r>
        <w:rPr>
          <w:lang w:val="es-ES"/>
          <w:rPrChange w:id="0" w:author="Carolina Vera" w:date="2018-02-28T15:59:00Z"/>
        </w:rPr>
        <w:t xml:space="preserve">En verano se observa </w:t>
      </w:r>
      <w:ins w:id="1528" w:author="Carolina Vera" w:date="2018-03-01T15:44:00Z">
        <w:r>
          <w:rPr>
            <w:lang w:val="es-ES"/>
          </w:rPr>
          <w:t xml:space="preserve">también </w:t>
        </w:r>
      </w:ins>
      <w:r>
        <w:rPr>
          <w:lang w:val="es-ES"/>
          <w:rPrChange w:id="0" w:author="Carolina Vera" w:date="2018-02-28T15:59:00Z"/>
        </w:rPr>
        <w:t>una reducción de la señal de la QS3 en 60°S entre Control, NOLAND y SSTZONAL además de un ligero corrimiento hacia el sur. La señal de más al norte, en cambio, no presenta cambios importantes</w:t>
      </w:r>
      <w:del w:id="1530" w:author="Carolina Vera" w:date="2018-03-01T15:44:00Z">
        <w:r>
          <w:rPr>
            <w:lang w:val="es-ES"/>
          </w:rPr>
          <w:delText xml:space="preserve"> más allá del mismo corrimiento que la señal anterior</w:delText>
        </w:r>
      </w:del>
      <w:r>
        <w:rPr>
          <w:lang w:val="es-ES"/>
          <w:rPrChange w:id="0" w:author="Carolina Vera" w:date="2018-02-28T15:59:00Z"/>
        </w:rPr>
        <w:t xml:space="preserve">. En otoño la poca señal existente </w:t>
      </w:r>
      <w:ins w:id="1532" w:author="Carolina Vera" w:date="2018-03-01T15:45:00Z">
        <w:r>
          <w:rPr>
            <w:lang w:val="es-ES"/>
          </w:rPr>
          <w:t xml:space="preserve">en latitudes medias </w:t>
        </w:r>
      </w:ins>
      <w:r>
        <w:rPr>
          <w:lang w:val="es-ES"/>
          <w:rPrChange w:id="0" w:author="Carolina Vera" w:date="2018-02-28T15:59:00Z"/>
        </w:rPr>
        <w:t xml:space="preserve">en Control prácticamente desaparece </w:t>
      </w:r>
      <w:del w:id="1534" w:author="Carolina Vera" w:date="2018-03-01T15:44:00Z">
        <w:r>
          <w:rPr>
            <w:lang w:val="es-ES"/>
          </w:rPr>
          <w:delText xml:space="preserve">en </w:delText>
        </w:r>
      </w:del>
      <w:r>
        <w:rPr>
          <w:lang w:val="es-ES"/>
          <w:rPrChange w:id="0" w:author="Carolina Vera" w:date="2018-02-28T15:59:00Z"/>
        </w:rPr>
        <w:t xml:space="preserve">en </w:t>
      </w:r>
      <w:ins w:id="1536" w:author="Carolina Vera" w:date="2018-03-01T15:45:00Z">
        <w:r>
          <w:rPr>
            <w:lang w:val="es-ES"/>
          </w:rPr>
          <w:t xml:space="preserve">NOLAND y </w:t>
        </w:r>
      </w:ins>
      <w:r>
        <w:rPr>
          <w:lang w:val="es-ES"/>
          <w:rPrChange w:id="0" w:author="Carolina Vera" w:date="2018-02-28T15:59:00Z"/>
        </w:rPr>
        <w:t>SSTZONAl</w:t>
      </w:r>
      <w:ins w:id="1538" w:author="Carolina Vera" w:date="2018-03-01T15:45:00Z">
        <w:r>
          <w:rPr>
            <w:lang w:val="es-ES"/>
          </w:rPr>
          <w:t xml:space="preserve">. </w:t>
        </w:r>
      </w:ins>
      <w:del w:id="1539" w:author="Carolina Vera" w:date="2018-03-01T15:45:00Z">
        <w:r>
          <w:rPr>
            <w:lang w:val="es-ES"/>
          </w:rPr>
          <w:delText xml:space="preserve">, pero no hay cambios en NOLAND. </w:delText>
        </w:r>
      </w:del>
      <w:r>
        <w:rPr>
          <w:lang w:val="es-ES"/>
          <w:rPrChange w:id="0" w:author="Carolina Vera" w:date="2018-02-28T15:59:00Z"/>
        </w:rPr>
        <w:t xml:space="preserve">En SSTZONAL </w:t>
      </w:r>
      <w:ins w:id="1541" w:author="Carolina Vera" w:date="2018-03-01T15:45:00Z">
        <w:r>
          <w:rPr>
            <w:lang w:val="es-ES"/>
          </w:rPr>
          <w:t xml:space="preserve">se destaca </w:t>
        </w:r>
      </w:ins>
      <w:del w:id="1542" w:author="Carolina Vera" w:date="2018-03-01T15:45:00Z">
        <w:r>
          <w:rPr>
            <w:lang w:val="es-ES"/>
          </w:rPr>
          <w:delText xml:space="preserve">hay </w:delText>
        </w:r>
      </w:del>
      <w:r>
        <w:rPr>
          <w:lang w:val="es-ES"/>
          <w:rPrChange w:id="0" w:author="Carolina Vera" w:date="2018-02-28T15:59:00Z"/>
        </w:rPr>
        <w:t>un aumento de la amplitud de la QS3 en la costa antártica.</w:t>
      </w:r>
      <w:ins w:id="1544" w:author="Carolina Vera" w:date="2018-03-01T15:45:00Z">
        <w:r>
          <w:rPr>
            <w:lang w:val="es-ES"/>
          </w:rPr>
          <w:t xml:space="preserve"> Aunque la baja resolución del modelo hace cuestionable los resultados en la veci</w:t>
        </w:r>
      </w:ins>
      <w:ins w:id="1545" w:author="Carolina Vera" w:date="2018-03-01T15:46:00Z">
        <w:r>
          <w:rPr>
            <w:lang w:val="es-ES"/>
          </w:rPr>
          <w:t>n</w:t>
        </w:r>
      </w:ins>
      <w:ins w:id="1546" w:author="Carolina Vera" w:date="2018-03-01T15:45:00Z">
        <w:r>
          <w:rPr>
            <w:lang w:val="es-ES"/>
          </w:rPr>
          <w:t xml:space="preserve">dad </w:t>
        </w:r>
      </w:ins>
      <w:ins w:id="1547" w:author="Carolina Vera" w:date="2018-03-01T15:46:00Z">
        <w:r>
          <w:rPr>
            <w:lang w:val="es-ES"/>
          </w:rPr>
          <w:t>de una topografía tan compleja como la Antártida.</w:t>
        </w:r>
      </w:ins>
    </w:p>
    <w:p>
      <w:pPr>
        <w:pStyle w:val="TextBody"/>
        <w:rPr>
          <w:lang w:val="es-ES"/>
          <w:ins w:id="1560" w:author="Carolina Vera" w:date="2018-03-01T15:46:00Z"/>
        </w:rPr>
      </w:pPr>
      <w:r>
        <w:rPr>
          <w:lang w:val="es-ES"/>
          <w:rPrChange w:id="0" w:author="Carolina Vera" w:date="2018-02-28T15:59:00Z"/>
        </w:rPr>
        <w:t>En invierno, NOLAND tiene la mayor señal de QS3 entre las simulaciones y Control, la mínima</w:t>
      </w:r>
      <w:ins w:id="1549" w:author="Carolina Vera" w:date="2018-03-01T15:48:00Z">
        <w:r>
          <w:rPr>
            <w:lang w:val="es-ES"/>
          </w:rPr>
          <w:t>, y SSTZONAL con valores intermedios</w:t>
        </w:r>
      </w:ins>
      <w:r>
        <w:rPr>
          <w:lang w:val="es-ES"/>
          <w:rPrChange w:id="0" w:author="Carolina Vera" w:date="2018-02-28T15:59:00Z"/>
        </w:rPr>
        <w:t>.</w:t>
      </w:r>
      <w:ins w:id="1551" w:author="Carolina Vera" w:date="2018-03-01T15:48:00Z">
        <w:r>
          <w:rPr>
            <w:lang w:val="es-ES"/>
          </w:rPr>
          <w:t xml:space="preserve"> </w:t>
        </w:r>
      </w:ins>
      <w:del w:id="1552" w:author="Carolina Vera" w:date="2018-03-01T15:50:00Z">
        <w:r>
          <w:rPr>
            <w:lang w:val="es-ES"/>
          </w:rPr>
          <w:delText xml:space="preserve"> </w:delText>
        </w:r>
      </w:del>
      <w:ins w:id="1553" w:author="Carolina Vera" w:date="2018-03-01T15:50:00Z">
        <w:r>
          <w:rPr>
            <w:lang w:val="es-ES"/>
          </w:rPr>
          <w:t>H</w:t>
        </w:r>
      </w:ins>
      <w:ins w:id="1554" w:author="Carolina Vera" w:date="2018-03-01T15:49:00Z">
        <w:r>
          <w:rPr>
            <w:lang w:val="es-ES"/>
          </w:rPr>
          <w:t xml:space="preserve">ay que tener en cuenta que la falta de representación de la </w:t>
        </w:r>
      </w:ins>
      <w:ins w:id="1555" w:author="Carolina Vera" w:date="2018-03-01T15:50:00Z">
        <w:r>
          <w:rPr>
            <w:lang w:val="es-ES"/>
          </w:rPr>
          <w:t>estratosfera</w:t>
        </w:r>
      </w:ins>
      <w:ins w:id="1556" w:author="Carolina Vera" w:date="2018-03-01T15:49:00Z">
        <w:r>
          <w:rPr>
            <w:lang w:val="es-ES"/>
          </w:rPr>
          <w:t xml:space="preserve"> limita la simulación de la</w:t>
        </w:r>
      </w:ins>
      <w:ins w:id="1557" w:author="Carolina Vera" w:date="2018-03-01T15:50:00Z">
        <w:r>
          <w:rPr>
            <w:lang w:val="es-ES"/>
          </w:rPr>
          <w:t xml:space="preserve">s ondas estacionarias y en particular la QS3 en esta estación. En consecuencia, se requieren más estudios para evaluar y entender este resultado que superan los planeados en esta tesis.  </w:t>
        </w:r>
      </w:ins>
      <w:del w:id="1558" w:author="Carolina Vera" w:date="2018-03-01T15:47:00Z">
        <w:r>
          <w:rPr>
            <w:lang w:val="es-ES"/>
          </w:rPr>
          <w:delText xml:space="preserve">Esto posiblemente se deba a la aparición del tren de ondas desde el Índico identificado en la . </w:delText>
        </w:r>
      </w:del>
      <w:del w:id="1559" w:author="Carolina Vera" w:date="2018-03-01T15:47:00Z">
        <w:bookmarkStart w:id="38" w:name="move5076822381111111111"/>
        <w:r>
          <w:rPr>
            <w:lang w:val="es-ES"/>
          </w:rPr>
          <w:delText>Primavera es la estación con el cambio más dramático. Pasa de tener la señal más alta en la Corrrida control a tener una de las menores en NOLAND y SSTZONAL. La amplitud de la QS3 en 60°S y 300hPa desaparece prácticamente en su totalidad</w:delText>
        </w:r>
      </w:del>
      <w:bookmarkEnd w:id="38"/>
    </w:p>
    <w:p>
      <w:pPr>
        <w:pStyle w:val="TextBody"/>
        <w:rPr>
          <w:lang w:val="es-ES"/>
          <w:del w:id="1562" w:author="Carolina Vera" w:date="2018-03-01T16:04:00Z"/>
        </w:rPr>
      </w:pPr>
      <w:del w:id="1561" w:author="Carolina Vera" w:date="2018-03-01T16:04:00Z">
        <w:r>
          <w:rPr/>
        </w:r>
      </w:del>
    </w:p>
    <w:p>
      <w:pPr>
        <w:pStyle w:val="TextBody"/>
        <w:rPr/>
      </w:pPr>
      <w:r>
        <w:rPr>
          <w:lang w:val="es-ES"/>
          <w:rPrChange w:id="0" w:author="Carolina Vera" w:date="2018-02-28T15:59:00Z"/>
        </w:rPr>
        <w:t xml:space="preserve">Es importante notar que estas observaciones son sensibles a la metodología utilizada. La  muestra la amplitud media de la QS3 a partir del método MA para cada corrida y es útil compararla con la  (construida a partir del método AM). Verano se comporta de manera similar, con una ligera disminución de la señal en NOLAND y SSTZONAL pero Otoño tiene un gran cambio. Tanto la corrida Control como NOLAND y SSTZONAL tienen una señal fuerte que no cambia significativamente entre corridas. Esto indica que la baja señal en otoño en SPEEDY </w:t>
      </w:r>
      <w:del w:id="1564" w:author="Carolina Vera" w:date="2018-03-01T16:05:00Z">
        <w:r>
          <w:rPr>
            <w:lang w:val="es-ES"/>
          </w:rPr>
          <w:delText>tiene es causada</w:delText>
        </w:r>
      </w:del>
      <w:ins w:id="1565" w:author="Carolina Vera" w:date="2018-03-01T16:05:00Z">
        <w:r>
          <w:rPr>
            <w:lang w:val="es-ES"/>
          </w:rPr>
          <w:t xml:space="preserve">se asocia con que </w:t>
        </w:r>
      </w:ins>
      <w:r>
        <w:rPr>
          <w:lang w:val="es-ES"/>
          <w:rPrChange w:id="0" w:author="Carolina Vera" w:date="2018-02-28T15:59:00Z"/>
        </w:rPr>
        <w:t xml:space="preserve"> </w:t>
      </w:r>
      <w:del w:id="1567" w:author="Carolina Vera" w:date="2018-03-01T16:05:00Z">
        <w:r>
          <w:rPr>
            <w:lang w:val="es-ES"/>
          </w:rPr>
          <w:delText xml:space="preserve">por que </w:delText>
        </w:r>
      </w:del>
      <w:r>
        <w:rPr>
          <w:lang w:val="es-ES"/>
          <w:rPrChange w:id="0" w:author="Carolina Vera" w:date="2018-02-28T15:59:00Z"/>
        </w:rPr>
        <w:t>la onda 3 está presente mes a mes, pero no estacionariamente. Lo mismo parece suceder invierno de la corrida Control y primavera de NOLAND y SSTZONAL.</w:t>
      </w:r>
    </w:p>
    <w:p>
      <w:pPr>
        <w:pStyle w:val="FigurewithCaption"/>
        <w:rPr/>
      </w:pPr>
      <w:r>
        <w:rPr/>
        <w:drawing>
          <wp:inline distT="0" distB="0" distL="0" distR="0">
            <wp:extent cx="5334000" cy="3501390"/>
            <wp:effectExtent l="0" t="0" r="0" b="0"/>
            <wp:docPr id="31" name="Image30" descr="Desvío estándar (en grados) de la fase media mensual para cada estación y cada cor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Desvío estándar (en grados) de la fase media mensual para cada estación y cada corrida."/>
                    <pic:cNvPicPr>
                      <a:picLocks noChangeAspect="1" noChangeArrowheads="1"/>
                    </pic:cNvPicPr>
                  </pic:nvPicPr>
                  <pic:blipFill>
                    <a:blip r:embed="rId32"/>
                    <a:stretch>
                      <a:fillRect/>
                    </a:stretch>
                  </pic:blipFill>
                  <pic:spPr bwMode="auto">
                    <a:xfrm>
                      <a:off x="0" y="0"/>
                      <a:ext cx="5334000" cy="3501390"/>
                    </a:xfrm>
                    <a:prstGeom prst="rect">
                      <a:avLst/>
                    </a:prstGeom>
                  </pic:spPr>
                </pic:pic>
              </a:graphicData>
            </a:graphic>
          </wp:inline>
        </w:drawing>
      </w:r>
    </w:p>
    <w:p>
      <w:pPr>
        <w:pStyle w:val="ImageCaption"/>
        <w:rPr>
          <w:lang w:val="es-ES"/>
        </w:rPr>
      </w:pPr>
      <w:r>
        <w:rPr>
          <w:lang w:val="es-ES"/>
          <w:rPrChange w:id="0" w:author="Carolina Vera" w:date="2018-02-28T15:59:00Z"/>
        </w:rPr>
        <w:t>Desvío estándar (en grados) de la fase media mensual para cada estación y cada corrida.</w:t>
      </w:r>
    </w:p>
    <w:p>
      <w:pPr>
        <w:pStyle w:val="TextBody"/>
        <w:rPr>
          <w:lang w:val="es-ES"/>
        </w:rPr>
      </w:pPr>
      <w:r>
        <w:rPr>
          <w:lang w:val="es-ES"/>
          <w:rPrChange w:id="0" w:author="Carolina Vera" w:date="2018-02-28T15:59:00Z"/>
        </w:rPr>
        <w:t xml:space="preserve">Para profundizar en esta observación, la  muestra el desvío estándar de la fase media mensual para cada estación y corrida. Si se asume distribución normal, aproximadamente el 95% de los datos están en un rango de </w:t>
      </w:r>
      <w:r>
        <w:rPr>
          <w:lang w:val="es-ES"/>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σ</m:t>
        </m:r>
      </m:oMath>
      <w:r>
        <w:rPr>
          <w:lang w:val="es-ES"/>
          <w:rPrChange w:id="0" w:author="Carolina Vera" w:date="2018-02-28T15:59:00Z"/>
        </w:rPr>
        <w:t xml:space="preserve"> al rededor de la media. Como la fase está acotada entre 0° y 120°, valores de </w:t>
      </w:r>
      <w:r>
        <w:rPr>
          <w:lang w:val="es-ES"/>
        </w:rPr>
      </w:r>
      <m:oMath xmlns:m="http://schemas.openxmlformats.org/officeDocument/2006/math">
        <m:r>
          <w:rPr>
            <w:rFonts w:ascii="Cambria Math" w:hAnsi="Cambria Math"/>
          </w:rPr>
          <m:t xml:space="preserve">σ</m:t>
        </m:r>
      </m:oMath>
      <w:r>
        <w:rPr>
          <w:lang w:val="es-ES"/>
          <w:rPrChange w:id="0" w:author="Carolina Vera" w:date="2018-02-28T15:59:00Z"/>
        </w:rPr>
        <w:t xml:space="preserve"> por encima de 30° implica que los datos están distribuidos casi uniformemente en todo el dominio.</w:t>
      </w:r>
    </w:p>
    <w:p>
      <w:pPr>
        <w:pStyle w:val="TextBody"/>
        <w:rPr>
          <w:lang w:val="es-ES"/>
        </w:rPr>
      </w:pPr>
      <w:r>
        <w:rPr>
          <w:lang w:val="es-ES"/>
          <w:rPrChange w:id="0" w:author="Carolina Vera" w:date="2018-02-28T15:59:00Z"/>
        </w:rPr>
        <w:t>En verano, el desvío es mínimo y aumenta ligeramente en NOLAND y SSTZONAL pero siempre por debajo de los 30°. En otoño, todas las corridas muestran valores altos muy por encima de los 30°, indicando que hay muy poca estacionari</w:t>
      </w:r>
      <w:ins w:id="1574" w:author="Leandro" w:date="2018-03-02T15:52:00Z">
        <w:r>
          <w:rPr>
            <w:lang w:val="es-ES"/>
          </w:rPr>
          <w:t>e</w:t>
        </w:r>
      </w:ins>
      <w:r>
        <w:rPr>
          <w:lang w:val="es-ES"/>
          <w:rPrChange w:id="0" w:author="Carolina Vera" w:date="2018-02-28T15:59:00Z"/>
        </w:rPr>
        <w:t xml:space="preserve">dad en todas las corridas. En invierno, la corrida Control está en el límite de los 30° y NOLAND y SSTZONAL tienen valores menores. En primavera, la corrida Control tiene valores mínimos de </w:t>
      </w:r>
      <w:r>
        <w:rPr>
          <w:lang w:val="es-ES"/>
        </w:rPr>
      </w:r>
      <m:oMath xmlns:m="http://schemas.openxmlformats.org/officeDocument/2006/math">
        <m:r>
          <w:rPr>
            <w:rFonts w:ascii="Cambria Math" w:hAnsi="Cambria Math"/>
          </w:rPr>
          <m:t xml:space="preserve">σ</m:t>
        </m:r>
      </m:oMath>
      <w:r>
        <w:rPr>
          <w:lang w:val="es-ES"/>
          <w:rPrChange w:id="0" w:author="Carolina Vera" w:date="2018-02-28T15:59:00Z"/>
        </w:rPr>
        <w:t xml:space="preserve"> mientras que NOLAND y SSTZONAL presentan valores muy altos, por encima de los 30°. Estos valores son consistentes con lo observado en la comparación de las figuras  y  y sugieren que las diferencias observadas entre las corridas en la señal de la QS3 se deben principalmente a mayor o menor estacionaridad y no a una mayor o menor amplitud de las onda planetaria 3.</w:t>
      </w:r>
    </w:p>
    <w:p>
      <w:pPr>
        <w:pStyle w:val="Heading1"/>
        <w:rPr>
          <w:lang w:val="es-ES"/>
        </w:rPr>
      </w:pPr>
      <w:bookmarkStart w:id="39" w:name="conclusiones"/>
      <w:bookmarkEnd w:id="39"/>
      <w:commentRangeStart w:id="45"/>
      <w:r>
        <w:rPr>
          <w:lang w:val="es-ES"/>
          <w:rPrChange w:id="0" w:author="Carolina Vera" w:date="2018-02-28T15:59:00Z"/>
        </w:rPr>
        <w:t>Conclusiones</w:t>
      </w:r>
      <w:commentRangeEnd w:id="45"/>
      <w:r>
        <w:commentReference w:id="45"/>
      </w:r>
      <w:r>
        <w:rPr>
          <w:lang w:val="es-ES"/>
        </w:rPr>
      </w:r>
    </w:p>
    <w:p>
      <w:pPr>
        <w:pStyle w:val="FirstParagraph"/>
        <w:rPr>
          <w:lang w:val="es-ES"/>
        </w:rPr>
      </w:pPr>
      <w:r>
        <w:rPr>
          <w:lang w:val="es-ES"/>
          <w:rPrChange w:id="0" w:author="Carolina Vera" w:date="2018-02-28T15:59:00Z"/>
        </w:rPr>
        <w:t xml:space="preserve">Este trabajo </w:t>
      </w:r>
      <w:del w:id="1579" w:author="Carolina Vera" w:date="2018-03-01T15:51:00Z">
        <w:r>
          <w:rPr>
            <w:lang w:val="es-ES"/>
          </w:rPr>
          <w:delText>consistió en una investigación de</w:delText>
        </w:r>
      </w:del>
      <w:ins w:id="1580" w:author="Carolina Vera" w:date="2018-03-01T15:51:00Z">
        <w:r>
          <w:rPr>
            <w:lang w:val="es-ES"/>
          </w:rPr>
          <w:t>describe</w:t>
        </w:r>
      </w:ins>
      <w:r>
        <w:rPr>
          <w:lang w:val="es-ES"/>
          <w:rPrChange w:id="0" w:author="Carolina Vera" w:date="2018-02-28T15:59:00Z"/>
        </w:rPr>
        <w:t xml:space="preserve"> las características de la onda </w:t>
      </w:r>
      <w:del w:id="1582" w:author="Carolina Vera" w:date="2018-03-01T15:51:00Z">
        <w:r>
          <w:rPr>
            <w:lang w:val="es-ES"/>
          </w:rPr>
          <w:delText>onda p</w:delText>
        </w:r>
      </w:del>
      <w:ins w:id="1583" w:author="Carolina Vera" w:date="2018-03-01T15:51:00Z">
        <w:r>
          <w:rPr>
            <w:lang w:val="es-ES"/>
          </w:rPr>
          <w:t>p</w:t>
        </w:r>
      </w:ins>
      <w:r>
        <w:rPr>
          <w:lang w:val="es-ES"/>
          <w:rPrChange w:id="0" w:author="Carolina Vera" w:date="2018-02-28T15:59:00Z"/>
        </w:rPr>
        <w:t xml:space="preserve">lanetaria de número de onda zonal 3 (QS3) </w:t>
      </w:r>
      <w:ins w:id="1585" w:author="Carolina Vera" w:date="2018-03-01T15:51:00Z">
        <w:r>
          <w:rPr>
            <w:lang w:val="es-ES"/>
          </w:rPr>
          <w:t xml:space="preserve">en el HS </w:t>
        </w:r>
      </w:ins>
      <w:r>
        <w:rPr>
          <w:lang w:val="es-ES"/>
          <w:rPrChange w:id="0" w:author="Carolina Vera" w:date="2018-02-28T15:59:00Z"/>
        </w:rPr>
        <w:t xml:space="preserve">y </w:t>
      </w:r>
      <w:ins w:id="1587" w:author="Carolina Vera" w:date="2018-03-01T15:51:00Z">
        <w:r>
          <w:rPr>
            <w:lang w:val="es-ES"/>
          </w:rPr>
          <w:t xml:space="preserve">realiza </w:t>
        </w:r>
      </w:ins>
      <w:r>
        <w:rPr>
          <w:lang w:val="es-ES"/>
          <w:rPrChange w:id="0" w:author="Carolina Vera" w:date="2018-02-28T15:59:00Z"/>
        </w:rPr>
        <w:t xml:space="preserve">una primera exploración sobre las posibles causas de su establecimiento y variabilidad. </w:t>
      </w:r>
      <w:del w:id="1589" w:author="Carolina Vera" w:date="2018-03-01T15:52:00Z">
        <w:r>
          <w:rPr>
            <w:lang w:val="es-ES"/>
          </w:rPr>
          <w:delText>Además de un análisis de la climatología observada de distintas variables atmosféricas en el reanálisis del NCEP/NCAR, se realizó una inspección de la amplitud, fase y varianza explicada de la QS3 y un análisis preliminar de su sensibiliad a los parámetros de superficie mediante simulaciones con el modelo SPEEDY del ICTP.</w:delText>
        </w:r>
      </w:del>
    </w:p>
    <w:p>
      <w:pPr>
        <w:pStyle w:val="TextBody"/>
        <w:rPr>
          <w:lang w:val="es-ES"/>
        </w:rPr>
      </w:pPr>
      <w:r>
        <w:rPr>
          <w:lang w:val="es-ES"/>
          <w:rPrChange w:id="0" w:author="Carolina Vera" w:date="2018-02-28T15:59:00Z"/>
        </w:rPr>
        <w:t xml:space="preserve">Consistente con estudios </w:t>
      </w:r>
      <w:ins w:id="1591" w:author="Carolina Vera" w:date="2018-03-01T15:54:00Z">
        <w:r>
          <w:rPr>
            <w:lang w:val="es-ES"/>
          </w:rPr>
          <w:t xml:space="preserve">previos </w:t>
        </w:r>
      </w:ins>
      <w:del w:id="1592" w:author="Carolina Vera" w:date="2018-03-01T15:53:00Z">
        <w:r>
          <w:rPr>
            <w:lang w:val="es-ES"/>
          </w:rPr>
          <w:delText xml:space="preserve">previos basados en climatologías limitadas (Loon y Jenne, Roy, </w:delText>
        </w:r>
      </w:del>
      <w:hyperlink w:anchor="ref-Loon1972">
        <w:del w:id="1593" w:author="Carolina Vera" w:date="2018-03-01T15:53:00Z">
          <w:r>
            <w:rPr>
              <w:rStyle w:val="InternetLink"/>
              <w:lang w:val="es-ES"/>
            </w:rPr>
            <w:delText>1972</w:delText>
          </w:r>
        </w:del>
      </w:hyperlink>
      <w:del w:id="1594" w:author="Carolina Vera" w:date="2018-03-01T15:53:00Z">
        <w:r>
          <w:rPr>
            <w:lang w:val="es-ES"/>
          </w:rPr>
          <w:delText xml:space="preserve">), </w:delText>
        </w:r>
      </w:del>
      <w:r>
        <w:rPr>
          <w:lang w:val="es-ES"/>
          <w:rPrChange w:id="0" w:author="Carolina Vera" w:date="2018-02-28T15:59:00Z"/>
        </w:rPr>
        <w:t xml:space="preserve">se </w:t>
      </w:r>
      <w:del w:id="1596" w:author="Carolina Vera" w:date="2018-03-01T15:54:00Z">
        <w:r>
          <w:rPr>
            <w:lang w:val="es-ES"/>
          </w:rPr>
          <w:delText xml:space="preserve">mostró </w:delText>
        </w:r>
      </w:del>
      <w:ins w:id="1597" w:author="Carolina Vera" w:date="2018-03-01T15:54:00Z">
        <w:r>
          <w:rPr>
            <w:lang w:val="es-ES"/>
          </w:rPr>
          <w:t xml:space="preserve">encontró </w:t>
        </w:r>
      </w:ins>
      <w:r>
        <w:rPr>
          <w:lang w:val="es-ES"/>
          <w:rPrChange w:id="0" w:author="Carolina Vera" w:date="2018-02-28T15:59:00Z"/>
        </w:rPr>
        <w:t xml:space="preserve">que la circulación </w:t>
      </w:r>
      <w:del w:id="1599" w:author="Carolina Vera" w:date="2018-03-01T15:55:00Z">
        <w:r>
          <w:rPr>
            <w:lang w:val="es-ES"/>
          </w:rPr>
          <w:delText>de latitudes medias y polares</w:delText>
        </w:r>
      </w:del>
      <w:ins w:id="1600" w:author="Carolina Vera" w:date="2018-03-01T15:55:00Z">
        <w:r>
          <w:rPr>
            <w:lang w:val="es-ES"/>
          </w:rPr>
          <w:t xml:space="preserve">media </w:t>
        </w:r>
      </w:ins>
      <w:del w:id="1601" w:author="Carolina Vera" w:date="2018-03-01T15:55:00Z">
        <w:r>
          <w:rPr>
            <w:lang w:val="es-ES"/>
          </w:rPr>
          <w:delText xml:space="preserve"> </w:delText>
        </w:r>
      </w:del>
      <w:r>
        <w:rPr>
          <w:lang w:val="es-ES"/>
          <w:rPrChange w:id="0" w:author="Carolina Vera" w:date="2018-02-28T15:59:00Z"/>
        </w:rPr>
        <w:t xml:space="preserve">del </w:t>
      </w:r>
      <w:del w:id="1603" w:author="Carolina Vera" w:date="2018-03-01T15:54:00Z">
        <w:r>
          <w:rPr>
            <w:lang w:val="es-ES"/>
          </w:rPr>
          <w:delText>hemisferio sur (</w:delText>
        </w:r>
      </w:del>
      <w:r>
        <w:rPr>
          <w:lang w:val="es-ES"/>
          <w:rPrChange w:id="0" w:author="Carolina Vera" w:date="2018-02-28T15:59:00Z"/>
        </w:rPr>
        <w:t>HS</w:t>
      </w:r>
      <w:del w:id="1605" w:author="Carolina Vera" w:date="2018-03-01T15:54:00Z">
        <w:r>
          <w:rPr>
            <w:lang w:val="es-ES"/>
          </w:rPr>
          <w:delText>)</w:delText>
        </w:r>
      </w:del>
      <w:r>
        <w:rPr>
          <w:lang w:val="es-ES"/>
          <w:rPrChange w:id="0" w:author="Carolina Vera" w:date="2018-02-28T15:59:00Z"/>
        </w:rPr>
        <w:t xml:space="preserve"> está dominada por un patrón de QS1</w:t>
      </w:r>
      <w:ins w:id="1607" w:author="Carolina Vera" w:date="2018-03-01T15:55:00Z">
        <w:r>
          <w:rPr>
            <w:lang w:val="es-ES"/>
          </w:rPr>
          <w:t xml:space="preserve"> y la </w:t>
        </w:r>
      </w:ins>
      <w:del w:id="1608" w:author="Carolina Vera" w:date="2018-03-01T15:55:00Z">
        <w:r>
          <w:rPr>
            <w:lang w:val="es-ES"/>
          </w:rPr>
          <w:delText xml:space="preserve"> y que la </w:delText>
        </w:r>
      </w:del>
      <w:r>
        <w:rPr>
          <w:lang w:val="es-ES"/>
          <w:rPrChange w:id="0" w:author="Carolina Vera" w:date="2018-02-28T15:59:00Z"/>
        </w:rPr>
        <w:t xml:space="preserve">QS3 </w:t>
      </w:r>
      <w:ins w:id="1610" w:author="Carolina Vera" w:date="2018-03-01T15:55:00Z">
        <w:r>
          <w:rPr>
            <w:lang w:val="es-ES"/>
          </w:rPr>
          <w:t>contribuye en latitudes medias</w:t>
        </w:r>
      </w:ins>
      <w:ins w:id="1611" w:author="Carolina Vera" w:date="2018-03-01T15:56:00Z">
        <w:r>
          <w:rPr>
            <w:lang w:val="es-ES"/>
          </w:rPr>
          <w:t>, con amplitud moderada a lo largo de las cuatro esta</w:t>
        </w:r>
      </w:ins>
      <w:ins w:id="1612" w:author="Carolina Vera" w:date="2018-03-01T15:56:00Z">
        <w:commentRangeStart w:id="46"/>
        <w:r>
          <w:rPr>
            <w:lang w:val="es-ES"/>
          </w:rPr>
          <w:t>ciones</w:t>
        </w:r>
      </w:ins>
      <w:r>
        <w:rPr>
          <w:lang w:val="es-ES"/>
        </w:rPr>
      </w:r>
      <w:del w:id="1613" w:author="Carolina Vera" w:date="2018-03-01T15:55:00Z">
        <w:commentRangeEnd w:id="46"/>
        <w:r>
          <w:commentReference w:id="46"/>
        </w:r>
        <w:r>
          <w:rPr>
            <w:lang w:val="es-ES"/>
          </w:rPr>
          <w:delText>gana importancia en invierno en 45°S</w:delText>
        </w:r>
      </w:del>
      <w:r>
        <w:rPr>
          <w:lang w:val="es-ES"/>
          <w:rPrChange w:id="0" w:author="Carolina Vera" w:date="2018-02-28T15:59:00Z"/>
        </w:rPr>
        <w:t xml:space="preserve">. </w:t>
      </w:r>
      <w:del w:id="1615" w:author="Carolina Vera" w:date="2018-03-01T15:56:00Z">
        <w:r>
          <w:rPr>
            <w:lang w:val="es-ES"/>
          </w:rPr>
          <w:delText>Se extendieron estas climatologías utilizando datos más actuales de la era satelital.</w:delText>
        </w:r>
      </w:del>
    </w:p>
    <w:p>
      <w:pPr>
        <w:pStyle w:val="TextBody"/>
        <w:rPr/>
      </w:pPr>
      <w:del w:id="1616" w:author="Carolina Vera" w:date="2018-03-01T15:52:00Z">
        <w:r>
          <w:rPr>
            <w:lang w:val="es-ES"/>
          </w:rPr>
          <w:delText>XXX ¿Algo más de la climatología observada? …. XXX</w:delText>
        </w:r>
      </w:del>
    </w:p>
    <w:p>
      <w:pPr>
        <w:pStyle w:val="TextBody"/>
        <w:rPr/>
      </w:pPr>
      <w:r>
        <w:rPr>
          <w:lang w:val="es-ES"/>
          <w:rPrChange w:id="0" w:author="Carolina Vera" w:date="2018-02-28T15:59:00Z"/>
        </w:rPr>
        <w:t>El análisis de la fase de la QS3 mostró un ciclo estacional de 35° de amplitud consistente con estudios previos pero además se observó una considerable variabilidad interanual para cada mes. Estos resultados resaltan la importancia de esta variable al momento de evaluar las influencias locales de la QS3 y deben tenerse en cuenta en los promedios climatológicos ya que pueden enmascarar una señal fuerte de onda 3 mediante interferencia destructiva.</w:t>
      </w:r>
    </w:p>
    <w:p>
      <w:pPr>
        <w:pStyle w:val="TextBody"/>
        <w:rPr>
          <w:lang w:val="es-ES"/>
        </w:rPr>
      </w:pPr>
      <w:r>
        <w:rPr>
          <w:lang w:val="es-ES"/>
          <w:rPrChange w:id="0" w:author="Carolina Vera" w:date="2018-02-28T15:59:00Z"/>
        </w:rPr>
        <w:t>Una exploración preliminar de la aplicación de wavelets al estudio de las ondas planetarias resultó prometedora. Al permitir</w:t>
      </w:r>
      <w:ins w:id="1619" w:author="Leandro" w:date="2018-03-02T15:58:00Z">
        <w:r>
          <w:rPr>
            <w:lang w:val="es-ES"/>
          </w:rPr>
          <w:t xml:space="preserve"> la</w:t>
        </w:r>
      </w:ins>
      <w:r>
        <w:rPr>
          <w:lang w:val="es-ES"/>
          <w:rPrChange w:id="0" w:author="Carolina Vera" w:date="2018-02-28T15:59:00Z"/>
        </w:rPr>
        <w:t xml:space="preserve"> variabilidad de la amplitud en la dirección zonal, posibilitaría capturar variaciones espaciales de las ondas en vez de tratarlas como características globales de que afectan </w:t>
      </w:r>
      <w:del w:id="1621" w:author="Carolina Vera" w:date="2018-03-01T15:57:00Z">
        <w:r>
          <w:rPr>
            <w:lang w:val="es-ES"/>
          </w:rPr>
          <w:delText>homogeneamente</w:delText>
        </w:r>
      </w:del>
      <w:ins w:id="1622" w:author="Carolina Vera" w:date="2018-03-01T15:57:00Z">
        <w:r>
          <w:rPr>
            <w:lang w:val="es-ES"/>
          </w:rPr>
          <w:t>homogéneamente</w:t>
        </w:r>
      </w:ins>
      <w:r>
        <w:rPr>
          <w:lang w:val="es-ES"/>
          <w:rPrChange w:id="0" w:author="Carolina Vera" w:date="2018-02-28T15:59:00Z"/>
        </w:rPr>
        <w:t xml:space="preserve"> a todo un círculo de latitud. A partir de </w:t>
      </w:r>
      <w:del w:id="1624" w:author="Carolina Vera" w:date="2018-03-01T15:57:00Z">
        <w:r>
          <w:rPr>
            <w:lang w:val="es-ES"/>
          </w:rPr>
          <w:delText>ésta</w:delText>
        </w:r>
      </w:del>
      <w:ins w:id="1625" w:author="Carolina Vera" w:date="2018-03-01T15:57:00Z">
        <w:r>
          <w:rPr>
            <w:lang w:val="es-ES"/>
          </w:rPr>
          <w:t>esta</w:t>
        </w:r>
      </w:ins>
      <w:r>
        <w:rPr>
          <w:lang w:val="es-ES"/>
          <w:rPrChange w:id="0" w:author="Carolina Vera" w:date="2018-02-28T15:59:00Z"/>
        </w:rPr>
        <w:t xml:space="preserve"> metodología se estudió preliminarmente la estacionariedad de las ondas planetarias y se encontró que la QS3 es más estacionaria en la región del Índico que en el pacífico. Su estudio más profundo será abordado en trabajos posteriores.</w:t>
      </w:r>
    </w:p>
    <w:p>
      <w:pPr>
        <w:pStyle w:val="TextBody"/>
        <w:rPr>
          <w:lang w:val="es-ES"/>
        </w:rPr>
      </w:pPr>
      <w:ins w:id="1627" w:author="Carolina Vera" w:date="2018-03-01T15:57:00Z">
        <w:r>
          <w:rPr>
            <w:lang w:val="es-ES"/>
          </w:rPr>
          <w:t>A través de l</w:t>
        </w:r>
      </w:ins>
      <w:del w:id="1628" w:author="Carolina Vera" w:date="2018-03-01T15:57:00Z">
        <w:r>
          <w:rPr>
            <w:lang w:val="es-ES"/>
          </w:rPr>
          <w:delText>L</w:delText>
        </w:r>
      </w:del>
      <w:r>
        <w:rPr>
          <w:lang w:val="es-ES"/>
          <w:rPrChange w:id="0" w:author="Carolina Vera" w:date="2018-02-28T15:59:00Z"/>
        </w:rPr>
        <w:t>a aplicación de</w:t>
      </w:r>
      <w:ins w:id="1630" w:author="Carolina Vera" w:date="2018-03-01T15:58:00Z">
        <w:r>
          <w:rPr>
            <w:lang w:val="es-ES"/>
          </w:rPr>
          <w:t>l</w:t>
        </w:r>
      </w:ins>
      <w:r>
        <w:rPr>
          <w:lang w:val="es-ES"/>
          <w:rPrChange w:id="0" w:author="Carolina Vera" w:date="2018-02-28T15:59:00Z"/>
        </w:rPr>
        <w:t xml:space="preserve"> análisis de componentes principales </w:t>
      </w:r>
      <w:ins w:id="1632" w:author="Carolina Vera" w:date="2018-03-01T15:58:00Z">
        <w:r>
          <w:rPr>
            <w:lang w:val="es-ES"/>
          </w:rPr>
          <w:t>se encontró</w:t>
        </w:r>
      </w:ins>
      <w:del w:id="1633" w:author="Carolina Vera" w:date="2018-03-01T15:58:00Z">
        <w:r>
          <w:rPr>
            <w:lang w:val="es-ES"/>
          </w:rPr>
          <w:delText>indicó que la</w:delText>
        </w:r>
      </w:del>
      <w:r>
        <w:rPr>
          <w:lang w:val="es-ES"/>
          <w:rPrChange w:id="0" w:author="Carolina Vera" w:date="2018-02-28T15:59:00Z"/>
        </w:rPr>
        <w:t xml:space="preserve"> estacionalidad de la QS3 no coincide exactamente con las estaciones climatológicas clásicas. Se concluyó que la división EFM, AM, JJ, ASO y ND repr</w:t>
      </w:r>
      <w:ins w:id="1635" w:author="Carolina Vera" w:date="2018-03-01T15:58:00Z">
        <w:r>
          <w:rPr>
            <w:lang w:val="es-ES"/>
          </w:rPr>
          <w:t>e</w:t>
        </w:r>
      </w:ins>
      <w:r>
        <w:rPr>
          <w:lang w:val="es-ES"/>
          <w:rPrChange w:id="0" w:author="Carolina Vera" w:date="2018-02-28T15:59:00Z"/>
        </w:rPr>
        <w:t>senta una mejor clasificación. La misma resaltó que durante noviembre y diciembre, la QS3 no presenta ra</w:t>
      </w:r>
      <w:ins w:id="1637" w:author="Carolina Vera" w:date="2018-03-01T15:58:00Z">
        <w:r>
          <w:rPr>
            <w:lang w:val="es-ES"/>
          </w:rPr>
          <w:t>s</w:t>
        </w:r>
      </w:ins>
      <w:del w:id="1638" w:author="Carolina Vera" w:date="2018-03-01T15:58:00Z">
        <w:r>
          <w:rPr>
            <w:lang w:val="es-ES"/>
          </w:rPr>
          <w:delText>z</w:delText>
        </w:r>
      </w:del>
      <w:r>
        <w:rPr>
          <w:lang w:val="es-ES"/>
          <w:rPrChange w:id="0" w:author="Carolina Vera" w:date="2018-02-28T15:59:00Z"/>
        </w:rPr>
        <w:t>gos de onda estacionaria y permit</w:t>
      </w:r>
      <w:ins w:id="1640" w:author="Carolina Vera" w:date="2018-03-01T15:59:00Z">
        <w:r>
          <w:rPr>
            <w:lang w:val="es-ES"/>
          </w:rPr>
          <w:t>i</w:t>
        </w:r>
      </w:ins>
      <w:r>
        <w:rPr>
          <w:lang w:val="es-ES"/>
          <w:rPrChange w:id="0" w:author="Carolina Vera" w:date="2018-02-28T15:59:00Z"/>
        </w:rPr>
        <w:t>ó des</w:t>
      </w:r>
      <w:ins w:id="1642" w:author="Carolina Vera" w:date="2018-03-01T15:59:00Z">
        <w:r>
          <w:rPr>
            <w:lang w:val="es-ES"/>
          </w:rPr>
          <w:t>cribir</w:t>
        </w:r>
      </w:ins>
      <w:del w:id="1643" w:author="Carolina Vera" w:date="2018-03-01T15:59:00Z">
        <w:r>
          <w:rPr>
            <w:lang w:val="es-ES"/>
          </w:rPr>
          <w:delText>tacar</w:delText>
        </w:r>
      </w:del>
      <w:r>
        <w:rPr>
          <w:lang w:val="es-ES"/>
          <w:rPrChange w:id="0" w:author="Carolina Vera" w:date="2018-02-28T15:59:00Z"/>
        </w:rPr>
        <w:t xml:space="preserve"> con mayor claridad la inclinación de la QS3 en la vertical durante junio y julio, </w:t>
      </w:r>
      <w:ins w:id="1645" w:author="Carolina Vera" w:date="2018-03-01T15:59:00Z">
        <w:r>
          <w:rPr>
            <w:lang w:val="es-ES"/>
          </w:rPr>
          <w:t xml:space="preserve">que </w:t>
        </w:r>
      </w:ins>
      <w:r>
        <w:rPr>
          <w:lang w:val="es-ES"/>
          <w:rPrChange w:id="0" w:author="Carolina Vera" w:date="2018-02-28T15:59:00Z"/>
        </w:rPr>
        <w:t>sugi</w:t>
      </w:r>
      <w:ins w:id="1647" w:author="Carolina Vera" w:date="2018-03-01T15:59:00Z">
        <w:r>
          <w:rPr>
            <w:lang w:val="es-ES"/>
          </w:rPr>
          <w:t>e</w:t>
        </w:r>
      </w:ins>
      <w:r>
        <w:rPr>
          <w:lang w:val="es-ES"/>
          <w:rPrChange w:id="0" w:author="Carolina Vera" w:date="2018-02-28T15:59:00Z"/>
        </w:rPr>
        <w:t>r</w:t>
      </w:r>
      <w:ins w:id="1649" w:author="Carolina Vera" w:date="2018-03-01T15:59:00Z">
        <w:r>
          <w:rPr>
            <w:lang w:val="es-ES"/>
          </w:rPr>
          <w:t>e</w:t>
        </w:r>
      </w:ins>
      <w:del w:id="1650" w:author="Carolina Vera" w:date="2018-03-01T15:59:00Z">
        <w:r>
          <w:rPr>
            <w:lang w:val="es-ES"/>
          </w:rPr>
          <w:delText>iendo</w:delText>
        </w:r>
      </w:del>
      <w:r>
        <w:rPr>
          <w:lang w:val="es-ES"/>
          <w:rPrChange w:id="0" w:author="Carolina Vera" w:date="2018-02-28T15:59:00Z"/>
        </w:rPr>
        <w:t xml:space="preserve"> que </w:t>
      </w:r>
      <w:ins w:id="1652" w:author="Carolina Vera" w:date="2018-03-01T15:59:00Z">
        <w:r>
          <w:rPr>
            <w:lang w:val="es-ES"/>
          </w:rPr>
          <w:t xml:space="preserve">la </w:t>
        </w:r>
      </w:ins>
      <w:r>
        <w:rPr>
          <w:lang w:val="es-ES"/>
          <w:rPrChange w:id="0" w:author="Carolina Vera" w:date="2018-02-28T15:59:00Z"/>
        </w:rPr>
        <w:t>extensión vertical de la QS3 hasta la estratósfera se debe a</w:t>
      </w:r>
      <w:ins w:id="1654" w:author="Carolina Vera" w:date="2018-03-01T15:59:00Z">
        <w:r>
          <w:rPr>
            <w:lang w:val="es-ES"/>
          </w:rPr>
          <w:t>l menos en parte</w:t>
        </w:r>
      </w:ins>
      <w:r>
        <w:rPr>
          <w:lang w:val="es-ES"/>
          <w:rPrChange w:id="0" w:author="Carolina Vera" w:date="2018-02-28T15:59:00Z"/>
        </w:rPr>
        <w:t xml:space="preserve"> la propagación vertical </w:t>
      </w:r>
      <w:ins w:id="1656" w:author="Carolina Vera" w:date="2018-03-01T15:59:00Z">
        <w:r>
          <w:rPr>
            <w:lang w:val="es-ES"/>
          </w:rPr>
          <w:t>de ondas de Rossb</w:t>
        </w:r>
      </w:ins>
      <w:ins w:id="1657" w:author="Carolina Vera" w:date="2018-03-01T16:00:00Z">
        <w:r>
          <w:rPr>
            <w:lang w:val="es-ES"/>
          </w:rPr>
          <w:t xml:space="preserve">y </w:t>
        </w:r>
      </w:ins>
      <w:r>
        <w:rPr>
          <w:lang w:val="es-ES"/>
          <w:rPrChange w:id="0" w:author="Carolina Vera" w:date="2018-02-28T15:59:00Z"/>
        </w:rPr>
        <w:t>desde la tropósfera.</w:t>
      </w:r>
    </w:p>
    <w:p>
      <w:pPr>
        <w:pStyle w:val="TextBody"/>
        <w:rPr>
          <w:lang w:val="es-ES"/>
        </w:rPr>
      </w:pPr>
      <w:r>
        <w:rPr>
          <w:lang w:val="es-ES"/>
          <w:rPrChange w:id="0" w:author="Carolina Vera" w:date="2018-02-28T15:59:00Z"/>
        </w:rPr>
        <w:t>A partir de las regresi</w:t>
      </w:r>
      <w:ins w:id="1660" w:author="Carolina Vera" w:date="2018-03-01T16:00:00Z">
        <w:r>
          <w:rPr>
            <w:lang w:val="es-ES"/>
          </w:rPr>
          <w:t>o</w:t>
        </w:r>
      </w:ins>
      <w:del w:id="1661" w:author="Carolina Vera" w:date="2018-03-01T16:00:00Z">
        <w:r>
          <w:rPr>
            <w:lang w:val="es-ES"/>
          </w:rPr>
          <w:delText>ó</w:delText>
        </w:r>
      </w:del>
      <w:r>
        <w:rPr>
          <w:lang w:val="es-ES"/>
          <w:rPrChange w:id="0" w:author="Carolina Vera" w:date="2018-02-28T15:59:00Z"/>
        </w:rPr>
        <w:t xml:space="preserve">nes entre las anomalías de </w:t>
      </w:r>
      <w:del w:id="1663" w:author="Carolina Vera" w:date="2018-03-01T16:00:00Z">
        <w:r>
          <w:rPr>
            <w:lang w:val="es-ES"/>
          </w:rPr>
          <w:delText>altura geopotencial y la función</w:delText>
        </w:r>
      </w:del>
      <w:ins w:id="1664" w:author="Carolina Vera" w:date="2018-03-01T16:00:00Z">
        <w:r>
          <w:rPr>
            <w:lang w:val="es-ES"/>
          </w:rPr>
          <w:t xml:space="preserve">circulación y </w:t>
        </w:r>
      </w:ins>
      <w:del w:id="1665" w:author="Carolina Vera" w:date="2018-03-01T16:00:00Z">
        <w:r>
          <w:rPr>
            <w:lang w:val="es-ES"/>
          </w:rPr>
          <w:delText xml:space="preserve"> corriente con </w:delText>
        </w:r>
      </w:del>
      <w:r>
        <w:rPr>
          <w:lang w:val="es-ES"/>
          <w:rPrChange w:id="0" w:author="Carolina Vera" w:date="2018-02-28T15:59:00Z"/>
        </w:rPr>
        <w:t>un índice de actividad de la QS3 definido en este trabajo (</w:t>
      </w:r>
      <w:r>
        <w:rPr>
          <w:lang w:val="es-ES"/>
        </w:rPr>
      </w:r>
      <m:oMath xmlns:m="http://schemas.openxmlformats.org/officeDocument/2006/math">
        <m:sSub>
          <m:e>
            <m:r>
              <w:rPr>
                <w:rFonts w:ascii="Cambria Math" w:hAnsi="Cambria Math"/>
              </w:rPr>
              <m:t xml:space="preserve">I</m:t>
            </m:r>
          </m:e>
          <m:sub>
            <m:r>
              <w:rPr>
                <w:rFonts w:ascii="Cambria Math" w:hAnsi="Cambria Math"/>
              </w:rPr>
              <m:t xml:space="preserve">3</m:t>
            </m:r>
          </m:sub>
        </m:sSub>
      </m:oMath>
      <w:r>
        <w:rPr>
          <w:lang w:val="es-ES"/>
          <w:rPrChange w:id="0" w:author="Carolina Vera" w:date="2018-02-28T15:59:00Z"/>
        </w:rPr>
        <w:t xml:space="preserve">) se observó que la QS3 tiene comportamientos </w:t>
      </w:r>
      <w:del w:id="1668" w:author="Carolina Vera" w:date="2018-03-01T16:00:00Z">
        <w:r>
          <w:rPr>
            <w:lang w:val="es-ES"/>
          </w:rPr>
          <w:delText xml:space="preserve">típicos </w:delText>
        </w:r>
      </w:del>
      <w:r>
        <w:rPr>
          <w:lang w:val="es-ES"/>
          <w:rPrChange w:id="0" w:author="Carolina Vera" w:date="2018-02-28T15:59:00Z"/>
        </w:rPr>
        <w:t xml:space="preserve">muy heterogéneos según el mes. Existen meses donde la QS3 se asocia a importantes trenes de onda desde los trópicos y otros con una estructura más zonal. </w:t>
      </w:r>
      <w:ins w:id="1670" w:author="Carolina Vera" w:date="2018-03-01T16:00:00Z">
        <w:r>
          <w:rPr>
            <w:lang w:val="es-ES"/>
          </w:rPr>
          <w:t xml:space="preserve">Se encontró </w:t>
        </w:r>
      </w:ins>
      <w:del w:id="1671" w:author="Carolina Vera" w:date="2018-03-01T16:00:00Z">
        <w:r>
          <w:rPr>
            <w:lang w:val="es-ES"/>
          </w:rPr>
          <w:delText>La</w:delText>
        </w:r>
      </w:del>
      <w:r>
        <w:rPr>
          <w:lang w:val="es-ES"/>
          <w:rPrChange w:id="0" w:author="Carolina Vera" w:date="2018-02-28T15:59:00Z"/>
        </w:rPr>
        <w:t xml:space="preserve"> asociación con el SAM </w:t>
      </w:r>
      <w:del w:id="1673" w:author="Carolina Vera" w:date="2018-03-01T16:00:00Z">
        <w:r>
          <w:rPr>
            <w:lang w:val="es-ES"/>
          </w:rPr>
          <w:delText xml:space="preserve">sólo se observó </w:delText>
        </w:r>
      </w:del>
      <w:r>
        <w:rPr>
          <w:lang w:val="es-ES"/>
          <w:rPrChange w:id="0" w:author="Carolina Vera" w:date="2018-02-28T15:59:00Z"/>
        </w:rPr>
        <w:t>en julio y diciembre</w:t>
      </w:r>
      <w:ins w:id="1675" w:author="Carolina Vera" w:date="2018-03-01T16:01:00Z">
        <w:r>
          <w:rPr>
            <w:lang w:val="es-ES"/>
          </w:rPr>
          <w:t>, aunque con signo opuesto</w:t>
        </w:r>
      </w:ins>
      <w:r>
        <w:rPr>
          <w:lang w:val="es-ES"/>
          <w:rPrChange w:id="0" w:author="Carolina Vera" w:date="2018-02-28T15:59:00Z"/>
        </w:rPr>
        <w:t xml:space="preserve">. Esto </w:t>
      </w:r>
      <w:del w:id="1677" w:author="Carolina Vera" w:date="2018-03-01T16:01:00Z">
        <w:r>
          <w:rPr>
            <w:lang w:val="es-ES"/>
          </w:rPr>
          <w:delText>puede i</w:delText>
        </w:r>
      </w:del>
      <w:ins w:id="1678" w:author="Carolina Vera" w:date="2018-03-01T16:01:00Z">
        <w:r>
          <w:rPr>
            <w:lang w:val="es-ES"/>
          </w:rPr>
          <w:t>podría i</w:t>
        </w:r>
      </w:ins>
      <w:r>
        <w:rPr>
          <w:lang w:val="es-ES"/>
          <w:rPrChange w:id="0" w:author="Carolina Vera" w:date="2018-02-28T15:59:00Z"/>
        </w:rPr>
        <w:t>ndicar que la QS3 es en realidad una familia de fenómenos que tienen en común que en una descomposición de Fourier resultan en una onda 3 intensa.</w:t>
      </w:r>
    </w:p>
    <w:p>
      <w:pPr>
        <w:pStyle w:val="TextBody"/>
        <w:rPr/>
      </w:pPr>
      <w:ins w:id="1680" w:author="Carolina Vera" w:date="2018-03-01T16:01:00Z">
        <w:r>
          <w:rPr>
            <w:lang w:val="es-ES"/>
          </w:rPr>
          <w:t>La validación de l</w:t>
        </w:r>
      </w:ins>
      <w:del w:id="1681" w:author="Carolina Vera" w:date="2018-03-01T16:01:00Z">
        <w:r>
          <w:rPr>
            <w:lang w:val="es-ES"/>
          </w:rPr>
          <w:delText>L</w:delText>
        </w:r>
      </w:del>
      <w:r>
        <w:rPr>
          <w:lang w:val="es-ES"/>
          <w:rPrChange w:id="0" w:author="Carolina Vera" w:date="2018-02-28T15:59:00Z"/>
        </w:rPr>
        <w:t xml:space="preserve">a corrida Control </w:t>
      </w:r>
      <w:ins w:id="1683" w:author="Carolina Vera" w:date="2018-03-01T16:01:00Z">
        <w:r>
          <w:rPr>
            <w:lang w:val="es-ES"/>
          </w:rPr>
          <w:t xml:space="preserve">realizada con </w:t>
        </w:r>
      </w:ins>
      <w:del w:id="1684" w:author="Carolina Vera" w:date="2018-03-01T16:01:00Z">
        <w:r>
          <w:rPr>
            <w:lang w:val="es-ES"/>
          </w:rPr>
          <w:delText>mostró que la habilidad d</w:delText>
        </w:r>
      </w:del>
      <w:r>
        <w:rPr>
          <w:lang w:val="es-ES"/>
          <w:rPrChange w:id="0" w:author="Carolina Vera" w:date="2018-02-28T15:59:00Z"/>
        </w:rPr>
        <w:t xml:space="preserve">el modelo SPEEDY </w:t>
      </w:r>
      <w:ins w:id="1686" w:author="Carolina Vera" w:date="2018-03-01T16:01:00Z">
        <w:r>
          <w:rPr>
            <w:lang w:val="es-ES"/>
          </w:rPr>
          <w:t>m</w:t>
        </w:r>
      </w:ins>
      <w:ins w:id="1687" w:author="Carolina Vera" w:date="2018-03-01T16:02:00Z">
        <w:r>
          <w:rPr>
            <w:lang w:val="es-ES"/>
          </w:rPr>
          <w:t xml:space="preserve">ostró que </w:t>
        </w:r>
      </w:ins>
      <w:del w:id="1688" w:author="Carolina Vera" w:date="2018-03-01T16:02:00Z">
        <w:r>
          <w:rPr>
            <w:lang w:val="es-ES"/>
          </w:rPr>
          <w:delText xml:space="preserve">para </w:delText>
        </w:r>
      </w:del>
      <w:ins w:id="1689" w:author="Carolina Vera" w:date="2018-03-01T16:02:00Z">
        <w:r>
          <w:rPr>
            <w:lang w:val="es-ES"/>
          </w:rPr>
          <w:t xml:space="preserve">es capaz de </w:t>
        </w:r>
      </w:ins>
      <w:r>
        <w:rPr>
          <w:lang w:val="es-ES"/>
          <w:rPrChange w:id="0" w:author="Carolina Vera" w:date="2018-02-28T15:59:00Z"/>
        </w:rPr>
        <w:t xml:space="preserve">generar la </w:t>
      </w:r>
      <w:del w:id="1691" w:author="Carolina Vera" w:date="2018-03-01T16:02:00Z">
        <w:r>
          <w:rPr>
            <w:lang w:val="es-ES"/>
          </w:rPr>
          <w:delText>QS3</w:delText>
        </w:r>
      </w:del>
      <w:ins w:id="1692" w:author="Carolina Vera" w:date="2018-03-01T16:02:00Z">
        <w:r>
          <w:rPr>
            <w:lang w:val="es-ES"/>
          </w:rPr>
          <w:t>QS3, Aunque su desempeño</w:t>
        </w:r>
      </w:ins>
      <w:r>
        <w:rPr>
          <w:lang w:val="es-ES"/>
          <w:rPrChange w:id="0" w:author="Carolina Vera" w:date="2018-02-28T15:59:00Z"/>
        </w:rPr>
        <w:t xml:space="preserve"> varía considerablemente según la estación, con el peor des</w:t>
      </w:r>
      <w:ins w:id="1694" w:author="Carolina Vera" w:date="2018-03-01T16:02:00Z">
        <w:r>
          <w:rPr>
            <w:lang w:val="es-ES"/>
          </w:rPr>
          <w:t>e</w:t>
        </w:r>
      </w:ins>
      <w:r>
        <w:rPr>
          <w:lang w:val="es-ES"/>
          <w:rPrChange w:id="0" w:author="Carolina Vera" w:date="2018-02-28T15:59:00Z"/>
        </w:rPr>
        <w:t>mpeño en otoño. La estructura horizontal de la QS3 simulada se caracterizó por inclinación de los centros hacia el este en todas las estaciones, contrario a la inclinación hacia el oeste presente en NCEP en verano, otoño y primavera y un defasaje de 180° con respecto a la QS3 observada en NCEP.</w:t>
      </w:r>
    </w:p>
    <w:p>
      <w:pPr>
        <w:pStyle w:val="TextBody"/>
        <w:rPr>
          <w:lang w:val="es-ES"/>
        </w:rPr>
      </w:pPr>
      <w:r>
        <w:rPr>
          <w:lang w:val="es-ES"/>
          <w:rPrChange w:id="0" w:author="Carolina Vera" w:date="2018-02-28T15:59:00Z"/>
        </w:rPr>
        <w:t>Se observó que a pesar de no desarrollar un jet subpolar –producto de su burda representación de la estratósfera– el modelo reprodujo la QS1 en la tropósfera y su variación estacional, aunque crudamente. A pesar de no carecer de inclinación con la altura –sugiriendo ausencia de propagación vertical–, la QS1 simulada por SPEEDY alcanza máximos en los niveles más altos disponibles.</w:t>
      </w:r>
    </w:p>
    <w:p>
      <w:pPr>
        <w:pStyle w:val="TextBody"/>
        <w:rPr>
          <w:lang w:val="es-ES"/>
        </w:rPr>
      </w:pPr>
      <w:r>
        <w:rPr>
          <w:lang w:val="es-ES"/>
          <w:rPrChange w:id="0" w:author="Carolina Vera" w:date="2018-02-28T15:59:00Z"/>
        </w:rPr>
        <w:t xml:space="preserve">Los experimentos de sensibilidad mostraron variaciones importantes en la QS3 principalmente en invierno y primavera. </w:t>
      </w:r>
      <w:ins w:id="1698" w:author="Carolina Vera" w:date="2018-03-01T16:08:00Z">
        <w:r>
          <w:rPr>
            <w:lang w:val="es-ES"/>
          </w:rPr>
          <w:t>En primavera, la amplitud de la QS3 disminuye dramáticamente ausencia de procesos de interacción suelo-atmosfera</w:t>
        </w:r>
      </w:ins>
      <w:ins w:id="1699" w:author="Carolina Vera" w:date="2018-03-01T16:09:00Z">
        <w:r>
          <w:rPr>
            <w:lang w:val="es-ES"/>
          </w:rPr>
          <w:t xml:space="preserve">. Esto ocurre también en el verano, aunque en menor medida. </w:t>
        </w:r>
      </w:ins>
      <w:r>
        <w:rPr>
          <w:lang w:val="es-ES"/>
          <w:rPrChange w:id="0" w:author="Carolina Vera" w:date="2018-02-28T15:59:00Z"/>
        </w:rPr>
        <w:t xml:space="preserve">En invierno </w:t>
      </w:r>
      <w:ins w:id="1701" w:author="Carolina Vera" w:date="2018-03-01T16:08:00Z">
        <w:r>
          <w:rPr>
            <w:lang w:val="es-ES"/>
          </w:rPr>
          <w:t xml:space="preserve">en cambio, </w:t>
        </w:r>
      </w:ins>
      <w:r>
        <w:rPr>
          <w:lang w:val="es-ES"/>
          <w:rPrChange w:id="0" w:author="Carolina Vera" w:date="2018-02-28T15:59:00Z"/>
        </w:rPr>
        <w:t>eliminar la interacción entre la superficie y la atmósfera incrementó la intensidad de la QS3 en comparación con la corrida Control posiblemente por la aparición de un tren de ondas de número de onda zonal 3 con propagación meridional que está presente en las observaciones</w:t>
      </w:r>
      <w:ins w:id="1703" w:author="Leandro" w:date="2018-03-02T16:06:00Z">
        <w:r>
          <w:rPr>
            <w:lang w:val="es-ES"/>
          </w:rPr>
          <w:t>,</w:t>
        </w:r>
      </w:ins>
      <w:r>
        <w:rPr>
          <w:lang w:val="es-ES"/>
          <w:rPrChange w:id="0" w:author="Carolina Vera" w:date="2018-02-28T15:59:00Z"/>
        </w:rPr>
        <w:t xml:space="preserve"> pero ausente en la corrida Control. En esa estación</w:t>
      </w:r>
      <w:ins w:id="1705" w:author="Leandro" w:date="2018-03-02T16:06:00Z">
        <w:r>
          <w:rPr>
            <w:lang w:val="es-ES"/>
          </w:rPr>
          <w:t>,</w:t>
        </w:r>
      </w:ins>
      <w:r>
        <w:rPr>
          <w:lang w:val="es-ES"/>
          <w:rPrChange w:id="0" w:author="Carolina Vera" w:date="2018-02-28T15:59:00Z"/>
        </w:rPr>
        <w:t xml:space="preserve"> la eliminación de las anomalías zonales de SST en la corrida SSTZONAL no cambió la amplitud de la QS3 si</w:t>
      </w:r>
      <w:del w:id="1707" w:author="Carolina Vera" w:date="2018-03-01T16:06:00Z">
        <w:r>
          <w:rPr>
            <w:lang w:val="es-ES"/>
          </w:rPr>
          <w:delText>s</w:delText>
        </w:r>
      </w:del>
      <w:r>
        <w:rPr>
          <w:lang w:val="es-ES"/>
          <w:rPrChange w:id="0" w:author="Carolina Vera" w:date="2018-02-28T15:59:00Z"/>
        </w:rPr>
        <w:t xml:space="preserve">gnificativamente en comparación con la NOLAND. </w:t>
      </w:r>
      <w:ins w:id="1709" w:author="Carolina Vera" w:date="2018-03-01T16:06:00Z">
        <w:r>
          <w:rPr>
            <w:lang w:val="es-ES"/>
          </w:rPr>
          <w:t>Da</w:t>
        </w:r>
      </w:ins>
      <w:ins w:id="1710" w:author="Carolina Vera" w:date="2018-03-01T16:07:00Z">
        <w:r>
          <w:rPr>
            <w:lang w:val="es-ES"/>
          </w:rPr>
          <w:t xml:space="preserve">da la ausencia de representación de la estratosfera en el modelo, los resultados del invierno pueden no ser concluyentes y requieren mas estudios futuros. </w:t>
        </w:r>
      </w:ins>
    </w:p>
    <w:p>
      <w:pPr>
        <w:pStyle w:val="TextBody"/>
        <w:rPr>
          <w:lang w:val="es-ES"/>
        </w:rPr>
      </w:pPr>
      <w:ins w:id="1711" w:author="Carolina Vera" w:date="2018-03-01T16:06:00Z">
        <w:r>
          <w:rPr>
            <w:lang w:val="es-ES"/>
          </w:rPr>
        </w:r>
      </w:ins>
    </w:p>
    <w:p>
      <w:pPr>
        <w:pStyle w:val="TextBody"/>
        <w:rPr/>
      </w:pPr>
      <w:del w:id="1712" w:author="Carolina Vera" w:date="2018-03-01T16:07:00Z">
        <w:r>
          <w:rPr>
            <w:lang w:val="es-ES"/>
          </w:rPr>
          <w:delText>En primavera el signo de los cambios es el contrario. En las corridas sin interacción atmósfera-suelo la QS3 desapareció casi por completo.</w:delText>
        </w:r>
      </w:del>
    </w:p>
    <w:p>
      <w:pPr>
        <w:pStyle w:val="TextBody"/>
        <w:rPr/>
      </w:pPr>
      <w:r>
        <w:rPr>
          <w:lang w:val="es-ES"/>
          <w:rPrChange w:id="0" w:author="Carolina Vera" w:date="2018-02-28T15:59:00Z"/>
        </w:rPr>
        <w:t>La comparación entre el método AM y el MA para la caracterización de la onda 3 mostró que el cambio en la amplitud de la QS3 entre corridas no se debió a una disminución en la actividad de la onda planetaria 3 sino a una reducción en su estacionariedad. Esto sugiere que la onda 3 puede generarse a partir de la variabilidad interna de la atmósfera pero que las influencias superficiales cumplen un rol importante en su localización. Alternativamente, si se considera que distintos mecanismos posiblemente independientes pueden generar una señal de onda 3, es posible que los influenciados con las condiciones de superficie tengan características más estacionarias que los relacionados con la variabilidad interna de la atmósfera.</w:t>
      </w:r>
    </w:p>
    <w:p>
      <w:pPr>
        <w:pStyle w:val="TextBody"/>
        <w:rPr>
          <w:lang w:val="es-ES"/>
        </w:rPr>
      </w:pPr>
      <w:r>
        <w:rPr>
          <w:lang w:val="es-ES"/>
          <w:rPrChange w:id="0" w:author="Carolina Vera" w:date="2018-02-28T15:59:00Z"/>
        </w:rPr>
        <w:t xml:space="preserve">Un análisis más completo de las corridas de sensibilidad realizadas será tema de futuras </w:t>
      </w:r>
      <w:del w:id="1715" w:author="Carolina Vera" w:date="2018-03-01T16:09:00Z">
        <w:r>
          <w:rPr>
            <w:lang w:val="es-ES"/>
          </w:rPr>
          <w:delText>investigaciones</w:delText>
        </w:r>
      </w:del>
      <w:ins w:id="1716" w:author="Carolina Vera" w:date="2018-03-01T16:09:00Z">
        <w:r>
          <w:rPr>
            <w:lang w:val="es-ES"/>
          </w:rPr>
          <w:t>investigaciones,</w:t>
        </w:r>
      </w:ins>
      <w:r>
        <w:rPr>
          <w:lang w:val="es-ES"/>
          <w:rPrChange w:id="0" w:author="Carolina Vera" w:date="2018-02-28T15:59:00Z"/>
        </w:rPr>
        <w:t xml:space="preserve"> así como el uso de modelos más sofisticados. </w:t>
      </w:r>
      <w:del w:id="1718" w:author="Carolina Vera" w:date="2018-03-01T16:10:00Z">
        <w:r>
          <w:rPr>
            <w:lang w:val="es-ES"/>
          </w:rPr>
          <w:delText>En particular, dado que el modelo SPEEDY no mostró una representación satisfactoria de la QS3, no sería el modelo ideal para su investigación.</w:delText>
        </w:r>
      </w:del>
    </w:p>
    <w:p>
      <w:pPr>
        <w:pStyle w:val="Heading1"/>
        <w:rPr>
          <w:lang w:val="es-ES"/>
        </w:rPr>
      </w:pPr>
      <w:bookmarkStart w:id="40" w:name="referencias"/>
      <w:bookmarkEnd w:id="40"/>
      <w:r>
        <w:rPr>
          <w:lang w:val="es-ES"/>
          <w:rPrChange w:id="0" w:author="Carolina Vera" w:date="2018-02-28T15:59:00Z"/>
        </w:rPr>
        <w:t>Referencias</w:t>
      </w:r>
    </w:p>
    <w:p>
      <w:pPr>
        <w:pStyle w:val="Bibliography"/>
        <w:rPr/>
      </w:pPr>
      <w:r>
        <w:rPr>
          <w:lang w:val="es-ES"/>
          <w:rPrChange w:id="0" w:author="Carolina Vera" w:date="2018-02-28T15:59:00Z"/>
        </w:rPr>
        <w:t xml:space="preserve">Alvarez, M.S., Vera, C.S., Kiladis, G.N., Liebmann, B., 2014. </w:t>
      </w:r>
      <w:commentRangeStart w:id="47"/>
      <w:r>
        <w:rPr/>
        <w:t>Intraseasonal variability in South America during the cold season. 42, 11-12, 3253-3269.</w:t>
      </w:r>
      <w:commentRangeEnd w:id="47"/>
      <w:r>
        <w:commentReference w:id="47"/>
      </w:r>
      <w:r>
        <w:rPr/>
      </w:r>
    </w:p>
    <w:p>
      <w:pPr>
        <w:pStyle w:val="Bibliography"/>
        <w:rPr/>
      </w:pPr>
      <w:r>
        <w:rPr/>
        <w:t>Barreiro, M., Díaz, N., Renom, M., 2014. Role of the global oceans and land-atmosphere interaction on summertime interdecadal variability over northern Argentina. 42, 7-8, 1733-1753.</w:t>
      </w:r>
    </w:p>
    <w:p>
      <w:pPr>
        <w:pStyle w:val="Bibliography"/>
        <w:rPr/>
      </w:pPr>
      <w:r>
        <w:rPr/>
        <w:t>Berbery, E.H., Nogués-Paegle, J., Horel, J.D., 1992. Wavelike southern hemisphere extratropical teleconnections. 49, 2, 155-177.</w:t>
      </w:r>
    </w:p>
    <w:p>
      <w:pPr>
        <w:pStyle w:val="Bibliography"/>
        <w:rPr/>
      </w:pPr>
      <w:r>
        <w:rPr/>
        <w:t>Cai, W., Baines, P.G., Gordon, H.B., 1999. Southern mid- to high-latitude variability, a zonal wavenumber-3 pattern, and the Antarctic circumpolar wave in the CSIRO coupled model. 12, 10, 3087-3104.</w:t>
      </w:r>
    </w:p>
    <w:p>
      <w:pPr>
        <w:pStyle w:val="Bibliography"/>
        <w:rPr/>
      </w:pPr>
      <w:r>
        <w:rPr/>
        <w:t xml:space="preserve">Campitelli, E., 2017. metR: Tools for Easier Analysis of Meteorological Fields. </w:t>
      </w:r>
      <w:hyperlink r:id="rId33">
        <w:r>
          <w:rPr>
            <w:rStyle w:val="InternetLink"/>
          </w:rPr>
          <w:t>https://github.com/eliocamp/metR</w:t>
        </w:r>
      </w:hyperlink>
    </w:p>
    <w:p>
      <w:pPr>
        <w:pStyle w:val="Bibliography"/>
        <w:rPr/>
      </w:pPr>
      <w:r>
        <w:rPr/>
        <w:t>Court, A., 1942. Tropopause Disappearance During the Antarctic Winter. 23, 5, 220-238.</w:t>
      </w:r>
    </w:p>
    <w:p>
      <w:pPr>
        <w:pStyle w:val="Bibliography"/>
        <w:rPr/>
      </w:pPr>
      <w:r>
        <w:rPr/>
        <w:t>Desrochers, P.R., Yee, S.Y.K., 1999. Wavelet Applications for Mesocyclone Identification in Doppler Radar Observations. 38, 7, 965-980.</w:t>
      </w:r>
    </w:p>
    <w:p>
      <w:pPr>
        <w:pStyle w:val="Bibliography"/>
        <w:rPr/>
      </w:pPr>
      <w:r>
        <w:rPr/>
        <w:t>Fogt, R.L., Jones, J.M., Renwick, J., 2012. Seasonal zonal asymmetries in the southern annular mode and their impact on regional temperature anomalies. 25, 18, 6253-6270.</w:t>
      </w:r>
    </w:p>
    <w:p>
      <w:pPr>
        <w:pStyle w:val="Bibliography"/>
        <w:rPr/>
      </w:pPr>
      <w:r>
        <w:rPr/>
        <w:t>Hobbs, W.R., Raphael, M.N., 2010. Characterizing the zonally asymmetric component of the SH circulation. 35, 5, 859-873.</w:t>
      </w:r>
    </w:p>
    <w:p>
      <w:pPr>
        <w:pStyle w:val="Bibliography"/>
        <w:rPr/>
      </w:pPr>
      <w:r>
        <w:rPr/>
        <w:t>Irving, D., Simmonds, I., 2015. A novel approach to diagnosing Southern Hemisphere planetary wave activity and its influence on regional climate variability. 28, 23, 9041-9057.</w:t>
      </w:r>
    </w:p>
    <w:p>
      <w:pPr>
        <w:pStyle w:val="Bibliography"/>
        <w:rPr/>
      </w:pPr>
      <w:r>
        <w:rPr/>
        <w:t>James, I.N., 1994. Introduction to circulating atmospheres. Cambridge University Press.</w:t>
      </w:r>
    </w:p>
    <w:p>
      <w:pPr>
        <w:pStyle w:val="Bibliography"/>
        <w:rPr/>
      </w:pPr>
      <w:r>
        <w:rPr/>
        <w:t>Kalnay, E., Kanamitsu, M., Kistler, R., Collins, W., Deaven, D., Gandin, L., Iredell, M. et al., 1996. The NCEP/NCAR 40-year reanalysis project. 77, 3, 437-471.</w:t>
      </w:r>
    </w:p>
    <w:p>
      <w:pPr>
        <w:pStyle w:val="Bibliography"/>
        <w:rPr/>
      </w:pPr>
      <w:r>
        <w:rPr/>
        <w:t>Karoly, D.J., 1985. An atmospheric climatology of the Southern Hemisphere based on ten years of daily numerical analyses(1972-82). II- Standing wave climatology. 33, 3, 105-116.</w:t>
      </w:r>
    </w:p>
    <w:p>
      <w:pPr>
        <w:pStyle w:val="Bibliography"/>
        <w:rPr/>
      </w:pPr>
      <w:r>
        <w:rPr/>
        <w:t>Karoly, D.J., 1989. Southern Hemisphere Circulation Features Associated with El Nino-Southern Ocscillation Events. 2, 11, 1239-1252.</w:t>
      </w:r>
    </w:p>
    <w:p>
      <w:pPr>
        <w:pStyle w:val="Bibliography"/>
        <w:rPr/>
      </w:pPr>
      <w:r>
        <w:rPr/>
        <w:t>Kidson, J.W., 1988. Interannual Variations in the Southern Hemisphere Circulation. 1, 12, 1177-1198.</w:t>
      </w:r>
    </w:p>
    <w:p>
      <w:pPr>
        <w:pStyle w:val="Bibliography"/>
        <w:rPr/>
      </w:pPr>
      <w:r>
        <w:rPr/>
        <w:t>King, J.C., Turner, J., 1997. Antarctic Meteorology and Climatology. Cambridge University Press.409 págs</w:t>
      </w:r>
    </w:p>
    <w:p>
      <w:pPr>
        <w:pStyle w:val="Bibliography"/>
        <w:rPr/>
      </w:pPr>
      <w:r>
        <w:rPr/>
        <w:t>Kinnard, C., Zdanowicz, C.M., Fisher, D. a, Isaksson, E., Vernal, A. de, Thompson, L.G., 2011. Reconstructed changes in Arctic sea ice over the past 1,450 years. 479, 7374, 509-12.</w:t>
      </w:r>
    </w:p>
    <w:p>
      <w:pPr>
        <w:pStyle w:val="Bibliography"/>
        <w:rPr/>
      </w:pPr>
      <w:del w:id="1721" w:author="Carolina Vera" w:date="2018-03-01T11:08:00Z">
        <w:r>
          <w:rPr/>
          <w:delText xml:space="preserve">Loon, H. van, Jenne, Roy, L., </w:delText>
        </w:r>
      </w:del>
      <w:del w:id="1722" w:author="Carolina Vera" w:date="2018-03-01T11:09:00Z">
        <w:r>
          <w:rPr/>
          <w:delText>1972. The Zonal Harmonic Standing Waves in the Southern Hemisphe. 77, 6, 992-1003.</w:delText>
        </w:r>
      </w:del>
    </w:p>
    <w:p>
      <w:pPr>
        <w:pStyle w:val="Bibliography"/>
        <w:rPr/>
      </w:pPr>
      <w:r>
        <w:rPr/>
        <w:t xml:space="preserve">Lorenz, D.J., Hartmann, D.L., 2001. Eddy–Zonal Flow Feedback in the Southern Hemisphere. </w:t>
      </w:r>
      <w:r>
        <w:rPr>
          <w:lang w:val="fr-FR"/>
          <w:rPrChange w:id="0" w:author="Carolina Vera" w:date="2018-02-28T15:59:00Z"/>
        </w:rPr>
        <w:t>58, 21, 3312-3327.</w:t>
      </w:r>
    </w:p>
    <w:p>
      <w:pPr>
        <w:pStyle w:val="Bibliography"/>
        <w:rPr/>
      </w:pPr>
      <w:r>
        <w:rPr>
          <w:lang w:val="fr-FR"/>
          <w:rPrChange w:id="0" w:author="Carolina Vera" w:date="2018-02-28T15:59:00Z"/>
        </w:rPr>
        <w:t xml:space="preserve">Lund, U., Agostinelli, C., Arai, H., Gagliardi, A., Portugues, E.G., Giunchi, D., Irisson, J.-O. et al., 2017. circular: Circular Statistics. </w:t>
      </w:r>
      <w:hyperlink r:id="rId34">
        <w:r>
          <w:rPr>
            <w:rStyle w:val="InternetLink"/>
            <w:lang w:val="fr-FR"/>
          </w:rPr>
          <w:t>https://CRAN.R-project.org/package=circular</w:t>
        </w:r>
      </w:hyperlink>
    </w:p>
    <w:p>
      <w:pPr>
        <w:pStyle w:val="Bibliography"/>
        <w:rPr/>
      </w:pPr>
      <w:r>
        <w:rPr>
          <w:lang w:val="fr-FR"/>
          <w:rPrChange w:id="0" w:author="Carolina Vera" w:date="2018-02-28T15:59:00Z"/>
        </w:rPr>
        <w:t xml:space="preserve">Mi, X., Ren, H., Ouyang, Z., Wei, W., Ma, K., 2005. </w:t>
      </w:r>
      <w:r>
        <w:rPr/>
        <w:t>The use of the Mexican Hat and the Morlet wavelets for detection of ecological patterns. 179, 1, 1-19.</w:t>
      </w:r>
    </w:p>
    <w:p>
      <w:pPr>
        <w:pStyle w:val="Bibliography"/>
        <w:rPr/>
      </w:pPr>
      <w:r>
        <w:rPr/>
        <w:t>Mo, K.C., White, G.H., 1985. Teleconnections in the Southern Hemisphere. 113, 1, 22-37.</w:t>
      </w:r>
    </w:p>
    <w:p>
      <w:pPr>
        <w:pStyle w:val="Bibliography"/>
        <w:rPr/>
      </w:pPr>
      <w:r>
        <w:rPr/>
        <w:t>Molteni, F., 2003. Atmospheric simulations using a GCM with simplified physical parametrizations. I: model climatology and variability in multi-decadal experiments. 20, 2, 175-191.</w:t>
      </w:r>
    </w:p>
    <w:p>
      <w:pPr>
        <w:pStyle w:val="Bibliography"/>
        <w:rPr/>
      </w:pPr>
      <w:r>
        <w:rPr/>
        <w:t>Pinault, J.L., 2016. Long Wave Resonance in Tropical Oceans and Implications on Climate: The Pacific Ocean. 173, 6, 2119-2145.</w:t>
      </w:r>
    </w:p>
    <w:p>
      <w:pPr>
        <w:pStyle w:val="Bibliography"/>
        <w:rPr/>
      </w:pPr>
      <w:r>
        <w:rPr/>
        <w:t>Quintanar, A.I., Mechoso, C.R., 1995a. Quasi-stationary waves in the Southern Hemisphere. Part I: observational data. 8, 11, 2659-2672.</w:t>
      </w:r>
    </w:p>
    <w:p>
      <w:pPr>
        <w:pStyle w:val="Bibliography"/>
        <w:rPr/>
      </w:pPr>
      <w:r>
        <w:rPr/>
        <w:t>Quintanar, A.I., Mechoso, C.R., 1995b. Quasi-Stationary Waves in the Southern Hemisphere. Part II: Generation Mechanisms. 8, 11, 2673-2690.</w:t>
      </w:r>
    </w:p>
    <w:p>
      <w:pPr>
        <w:pStyle w:val="Bibliography"/>
        <w:rPr/>
      </w:pPr>
      <w:r>
        <w:rPr/>
        <w:t>Rao, V.B., Fernandez, J.P.R., Franchito, S.H., 2004. Quasi-stationary waves in the southern hemisphere during El Nina and La Nina events. 22, 3, 789-806.</w:t>
      </w:r>
    </w:p>
    <w:p>
      <w:pPr>
        <w:pStyle w:val="Bibliography"/>
        <w:rPr/>
      </w:pPr>
      <w:r>
        <w:rPr/>
        <w:t>Raphael, M.N., 2004. A zonal wave 3 index for the Southern Hemisphere. 31, 23, 1-4.</w:t>
      </w:r>
    </w:p>
    <w:p>
      <w:pPr>
        <w:pStyle w:val="Bibliography"/>
        <w:rPr/>
      </w:pPr>
      <w:r>
        <w:rPr/>
        <w:t>Raphael, M.N., 1998. Quasi-stationary waves in the southern hemisphere: an examination of their simulation by the NCAR climate system model, with and without an interactive ocean. 11, 6, 1405-1419.</w:t>
      </w:r>
    </w:p>
    <w:p>
      <w:pPr>
        <w:pStyle w:val="Bibliography"/>
        <w:rPr/>
      </w:pPr>
      <w:r>
        <w:rPr/>
        <w:t>Raphael, M.N., 2003. Recent, Large-Scale Changes in the Extratropical Southern Hemisphere Atmospheric Circulation. 16, 2915-2924.</w:t>
      </w:r>
    </w:p>
    <w:p>
      <w:pPr>
        <w:pStyle w:val="Bibliography"/>
        <w:rPr/>
      </w:pPr>
      <w:r>
        <w:rPr/>
        <w:t>Raphael, M.N., 2007. The influence of atmospheric zonal wave three on Antarctic sea ice variability. 112, 12, 1-9.</w:t>
      </w:r>
    </w:p>
    <w:p>
      <w:pPr>
        <w:pStyle w:val="Bibliography"/>
        <w:rPr/>
      </w:pPr>
      <w:r>
        <w:rPr/>
        <w:t>Rayner, N.A., 2003. Global analyses of sea surface temperature, sea ice, and night marine air temperature since the late nineteenth century. 108, D14, 4407.</w:t>
      </w:r>
    </w:p>
    <w:p>
      <w:pPr>
        <w:pStyle w:val="Bibliography"/>
        <w:rPr/>
      </w:pPr>
      <w:r>
        <w:rPr/>
        <w:t xml:space="preserve">Roesch, A., Schmidbauer, H., 2014. WaveletComp: Computational Wavelet Analysis. </w:t>
      </w:r>
      <w:hyperlink r:id="rId35">
        <w:r>
          <w:rPr>
            <w:rStyle w:val="InternetLink"/>
          </w:rPr>
          <w:t>https://CRAN.R-project.org/package=WaveletComp</w:t>
        </w:r>
      </w:hyperlink>
    </w:p>
    <w:p>
      <w:pPr>
        <w:pStyle w:val="Bibliography"/>
        <w:rPr/>
      </w:pPr>
      <w:r>
        <w:rPr/>
        <w:t>Silvestri, G., Vera, C., 2009. Nonstationary impacts of the southern annular mode on Southern Hemisphere climate. 22, 22, 6142-6148.</w:t>
      </w:r>
    </w:p>
    <w:p>
      <w:pPr>
        <w:pStyle w:val="Bibliography"/>
        <w:rPr/>
      </w:pPr>
      <w:r>
        <w:rPr/>
        <w:t>Simpson, I.R., Shepherd, T.G., Hitchcock, P., Scinocca, J.F., 2013. Southern annular mode dynamics in observations and models. part ii: Eddy Feedbacks. 26, 14, 5220-5241.</w:t>
      </w:r>
    </w:p>
    <w:p>
      <w:pPr>
        <w:pStyle w:val="Bibliography"/>
        <w:rPr/>
      </w:pPr>
      <w:r>
        <w:rPr/>
        <w:t>Torrence, C., Compo, G., 1998. A Practical Guide to Wavelet Analysis. 79, 61-78.</w:t>
      </w:r>
    </w:p>
    <w:p>
      <w:pPr>
        <w:pStyle w:val="Bibliography"/>
        <w:rPr/>
      </w:pPr>
      <w:r>
        <w:rPr/>
        <w:t>Trenberth, K.E., 1980. Planetary Waves at 500 mb in the Southern Hemisphere. 108, 9, 1378-1389.</w:t>
      </w:r>
    </w:p>
    <w:p>
      <w:pPr>
        <w:pStyle w:val="Bibliography"/>
        <w:rPr/>
      </w:pPr>
      <w:r>
        <w:rPr/>
        <w:t>Trenberth, K.E., Mo, K.C., 1985. Blocking in the Southern Hemisphere. 113, 1, 3-21.</w:t>
      </w:r>
    </w:p>
    <w:p>
      <w:pPr>
        <w:pStyle w:val="Bibliography"/>
        <w:rPr/>
      </w:pPr>
      <w:ins w:id="1726" w:author="Carolina Vera" w:date="2018-03-01T11:09:00Z">
        <w:r>
          <w:rPr/>
          <w:t>van Loon, H., and R. L. Jenne 1972. The Zonal Harmonic Standing Waves in the Southern Hemisphere. 77, 6, 992-1003.</w:t>
        </w:r>
      </w:ins>
    </w:p>
    <w:p>
      <w:pPr>
        <w:pStyle w:val="Bibliography"/>
        <w:rPr/>
      </w:pPr>
      <w:r>
        <w:rPr/>
        <w:t>Vera, C., Higgins, W., Amador, J., Ambrizzi, T., Garreaud, R., Gochis, D., Gutzler, D. et al., 2006. Toward a unified view of the American monsoon systems. 19, 20, 4977-5000.</w:t>
      </w:r>
    </w:p>
    <w:p>
      <w:pPr>
        <w:pStyle w:val="Bibliography"/>
        <w:rPr/>
      </w:pPr>
      <w:r>
        <w:rPr/>
        <w:t>Vera, C., Silvestri, G., Barros, V., Carril, A., 2004. Differences in El Niño response over the Southern Hemisphere. 17, 9, 1741-1753.</w:t>
      </w:r>
    </w:p>
    <w:p>
      <w:pPr>
        <w:pStyle w:val="Bibliography"/>
        <w:rPr/>
      </w:pPr>
      <w:r>
        <w:rPr/>
        <w:t>Wang, L., Kushner, P.J., Waugh, D.W., 2013. Southern hemisphere stationary wave response to changes of ozone and greenhouse gases. 26, 24, 10205-10217.</w:t>
      </w:r>
    </w:p>
    <w:p>
      <w:pPr>
        <w:pStyle w:val="Bibliography"/>
        <w:rPr/>
      </w:pPr>
      <w:r>
        <w:rPr/>
        <w:t>Wheeler, M.C., Hendon, H.H., 2004. An All-Season Real-Time Multivariate MJO Index: Development of an Index for Monitoring and Prediction. 132, 8, 1917-1932.</w:t>
      </w:r>
    </w:p>
    <w:p>
      <w:pPr>
        <w:pStyle w:val="Bibliography"/>
        <w:rPr/>
      </w:pPr>
      <w:r>
        <w:rPr/>
        <w:t>Yuan, X., Li, C., 2008. Climate modes in southern high latitudes and their impacts on Antarctic sea ice. 113, 6, 1-13.</w:t>
      </w:r>
    </w:p>
    <w:p>
      <w:pPr>
        <w:pStyle w:val="Bibliography"/>
        <w:spacing w:before="0" w:after="200"/>
        <w:rPr/>
      </w:pPr>
      <w:r>
        <w:rPr/>
        <w:t>Zängl, G., 2001. The tropopause in the polar regions. 14, 14, 3117-3139.</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eandro" w:date="2018-03-02T09:40:00Z" w:initials="L">
    <w:p>
      <w:r>
        <w:rPr>
          <w:rFonts w:ascii="Liberation Serif" w:hAnsi="Liberation Serif" w:eastAsia="DejaVu Sans" w:cs="DejaVu Sans"/>
          <w:lang w:eastAsia="en-US" w:bidi="en-US" w:val="es-AR"/>
        </w:rPr>
        <w:t>¿Qué?</w:t>
      </w:r>
    </w:p>
  </w:comment>
  <w:comment w:id="1" w:author="Carolina Vera" w:date="2018-02-28T16:02:00Z" w:initials="CV">
    <w:p>
      <w:r>
        <w:rPr>
          <w:rFonts w:ascii="Liberation Serif" w:hAnsi="Liberation Serif" w:eastAsia="DejaVu Sans" w:cs="DejaVu Sans"/>
          <w:lang w:eastAsia="en-US" w:bidi="en-US" w:val="es-ES"/>
        </w:rPr>
        <w:t>no se entiende</w:t>
      </w:r>
    </w:p>
  </w:comment>
  <w:comment w:id="2" w:author="Leandro" w:date="2018-03-02T16:16:00Z" w:initials="L">
    <w:p>
      <w:r>
        <w:rPr>
          <w:rFonts w:ascii="Liberation Serif" w:hAnsi="Liberation Serif" w:eastAsia="DejaVu Sans" w:cs="DejaVu Sans"/>
          <w:lang w:eastAsia="en-US" w:bidi="en-US" w:val="es-AR"/>
        </w:rPr>
        <w:t xml:space="preserve">Deberías agregar alguna oración sobre la validación del modelo. </w:t>
      </w:r>
    </w:p>
  </w:comment>
  <w:comment w:id="3" w:author="Carolina Vera" w:date="2018-02-28T16:06:00Z" w:initials="CV">
    <w:p>
      <w:r>
        <w:rPr>
          <w:rFonts w:ascii="Liberation Serif" w:hAnsi="Liberation Serif" w:eastAsia="DejaVu Sans" w:cs="DejaVu Sans"/>
          <w:lang w:eastAsia="en-US" w:bidi="en-US" w:val="es-ES"/>
        </w:rPr>
        <w:t>estaba confuso e intente mejorarlo. Pero chequear que no le haya cambiado el sentido</w:t>
      </w:r>
    </w:p>
  </w:comment>
  <w:comment w:id="4" w:author="Carolina Vera" w:date="2018-02-28T16:39:00Z" w:initials="CV">
    <w:p>
      <w:r>
        <w:rPr>
          <w:rFonts w:ascii="Liberation Serif" w:hAnsi="Liberation Serif" w:eastAsia="DejaVu Sans" w:cs="DejaVu Sans"/>
          <w:lang w:eastAsia="en-US" w:bidi="en-US" w:val="es-ES"/>
        </w:rPr>
        <w:t>En el pdf vi que pusiste un titulo que decia Capitulo 1 y aca no. De todas maneras, de acá en adelante, seria bueno que pongas la numeración que aparece en el índice para que el jurado pueda facilmente identificar las secciones y subsecciones, porque tenés muchas cosas</w:t>
      </w:r>
    </w:p>
  </w:comment>
  <w:comment w:id="5" w:author="Carolina Vera" w:date="2018-02-28T16:27:00Z" w:initials="CV">
    <w:p>
      <w:r>
        <w:rPr>
          <w:rFonts w:ascii="Liberation Serif" w:hAnsi="Liberation Serif" w:eastAsia="DejaVu Sans" w:cs="DejaVu Sans"/>
          <w:lang w:eastAsia="en-US" w:bidi="en-US" w:val="es-ES"/>
        </w:rPr>
        <w:t>me parece mejor aclarar que varía dado que ests diciendo que son cuasiestacionarias.</w:t>
      </w:r>
    </w:p>
  </w:comment>
  <w:comment w:id="6" w:author="Carolina Vera" w:date="2018-02-28T16:35:00Z" w:initials="CV">
    <w:p>
      <w:r>
        <w:rPr>
          <w:rFonts w:ascii="Liberation Serif" w:hAnsi="Liberation Serif" w:eastAsia="DejaVu Sans" w:cs="DejaVu Sans"/>
          <w:lang w:eastAsia="en-US" w:bidi="en-US" w:val="es-ES"/>
        </w:rPr>
        <w:t>no se entiende, quién estaría mejor caracterízada?</w:t>
      </w:r>
    </w:p>
  </w:comment>
  <w:comment w:id="7" w:author="Carolina Vera" w:date="2018-02-28T16:48:00Z" w:initials="CV">
    <w:p>
      <w:r>
        <w:rPr>
          <w:rFonts w:ascii="Liberation Serif" w:hAnsi="Liberation Serif" w:eastAsia="DejaVu Sans" w:cs="DejaVu Sans"/>
          <w:lang w:eastAsia="en-US" w:bidi="en-US" w:val="es-ES"/>
        </w:rPr>
        <w:t xml:space="preserve">fjate como las define el james por ej. </w:t>
      </w:r>
    </w:p>
  </w:comment>
  <w:comment w:id="8" w:author="Carolina Vera" w:date="2018-02-28T16:49:00Z" w:initials="CV">
    <w:p>
      <w:r>
        <w:rPr>
          <w:rFonts w:ascii="Liberation Serif" w:hAnsi="Liberation Serif" w:eastAsia="DejaVu Sans" w:cs="DejaVu Sans"/>
          <w:lang w:eastAsia="en-US" w:bidi="en-US" w:val="es-ES"/>
        </w:rPr>
        <w:t>ojo, esto no es tan asi en el HS</w:t>
      </w:r>
    </w:p>
  </w:comment>
  <w:comment w:id="9" w:author="Leandro" w:date="2018-03-02T10:11:00Z" w:initials="L">
    <w:p>
      <w:r>
        <w:rPr>
          <w:rFonts w:ascii="Liberation Serif" w:hAnsi="Liberation Serif" w:eastAsia="DejaVu Sans" w:cs="DejaVu Sans"/>
          <w:lang w:eastAsia="en-US" w:bidi="en-US" w:val="es-AR"/>
        </w:rPr>
        <w:t>Sacaría esta oración</w:t>
      </w:r>
    </w:p>
  </w:comment>
  <w:comment w:id="10" w:author="Leandro" w:date="2018-03-02T10:13:00Z" w:initials="L">
    <w:p>
      <w:r>
        <w:rPr>
          <w:rFonts w:ascii="Liberation Serif" w:hAnsi="Liberation Serif" w:eastAsia="DejaVu Sans" w:cs="DejaVu Sans"/>
          <w:lang w:eastAsia="en-US" w:bidi="en-US" w:val="es-AR"/>
        </w:rPr>
        <w:t>Trata de evitar que te queden parráfos de una sola oración</w:t>
      </w:r>
    </w:p>
  </w:comment>
  <w:comment w:id="11" w:author="Leandro" w:date="2018-03-02T10:16:00Z" w:initials="L">
    <w:p>
      <w:r>
        <w:rPr>
          <w:rFonts w:ascii="Liberation Serif" w:hAnsi="Liberation Serif" w:eastAsia="DejaVu Sans" w:cs="DejaVu Sans"/>
          <w:lang w:eastAsia="en-US" w:bidi="en-US" w:val="es-AR"/>
        </w:rPr>
        <w:t>¿Cuáles?</w:t>
      </w:r>
    </w:p>
  </w:comment>
  <w:comment w:id="12" w:author="Carolina Vera" w:date="2018-02-28T17:01:00Z" w:initials="CV">
    <w:p>
      <w:r>
        <w:rPr>
          <w:rFonts w:ascii="Liberation Serif" w:hAnsi="Liberation Serif" w:eastAsia="DejaVu Sans" w:cs="DejaVu Sans"/>
          <w:lang w:eastAsia="en-US" w:bidi="en-US" w:val="es-ES"/>
        </w:rPr>
        <w:t xml:space="preserve">si esto lo decis de tus resultados, no corresponde ponerlo aca. Si lo dice este trabajo ejalo </w:t>
      </w:r>
    </w:p>
  </w:comment>
  <w:comment w:id="13" w:author="Carolina Vera" w:date="2018-02-28T17:08:00Z" w:initials="CV">
    <w:p>
      <w:r>
        <w:rPr>
          <w:rFonts w:ascii="Liberation Serif" w:hAnsi="Liberation Serif" w:eastAsia="DejaVu Sans" w:cs="DejaVu Sans"/>
          <w:lang w:eastAsia="en-US" w:bidi="en-US" w:val="es-ES"/>
        </w:rPr>
        <w:t>en ondas estacionarias, la velocidad de propagación es cero. Lo que se dispersa es la energía</w:t>
      </w:r>
    </w:p>
  </w:comment>
  <w:comment w:id="14" w:author="Carolina Vera" w:date="2018-02-28T17:10:00Z" w:initials="CV">
    <w:p>
      <w:r>
        <w:rPr>
          <w:rFonts w:ascii="Liberation Serif" w:hAnsi="Liberation Serif" w:eastAsia="DejaVu Sans" w:cs="DejaVu Sans"/>
          <w:lang w:eastAsia="en-US" w:bidi="en-US" w:val="es-ES"/>
        </w:rPr>
        <w:t>aca no queda claro en qué usas este método en los capitulos siguienztes</w:t>
      </w:r>
    </w:p>
  </w:comment>
  <w:comment w:id="15" w:author="Leandro" w:date="2018-03-02T10:41:00Z" w:initials="L">
    <w:p>
      <w:r>
        <w:rPr>
          <w:rFonts w:ascii="Liberation Serif" w:hAnsi="Liberation Serif" w:eastAsia="DejaVu Sans" w:cs="DejaVu Sans"/>
          <w:lang w:eastAsia="en-US" w:bidi="en-US" w:val="es-AR"/>
        </w:rPr>
        <w:t>en 300 hPa lo veo bastante similar</w:t>
      </w:r>
    </w:p>
  </w:comment>
  <w:comment w:id="16" w:author="Leandro" w:date="2018-03-02T10:50:00Z" w:initials="L">
    <w:p>
      <w:r>
        <w:rPr>
          <w:rFonts w:ascii="Liberation Serif" w:hAnsi="Liberation Serif" w:eastAsia="DejaVu Sans" w:cs="DejaVu Sans"/>
          <w:lang w:eastAsia="en-US" w:bidi="en-US" w:val="es-AR"/>
        </w:rPr>
        <w:t>No te quedo bien referenciada esta figura en el tex</w:t>
      </w:r>
    </w:p>
  </w:comment>
  <w:comment w:id="17" w:author="Carolina Vera" w:date="2018-02-28T17:19:00Z" w:initials="CV">
    <w:p>
      <w:r>
        <w:rPr>
          <w:rFonts w:ascii="Liberation Serif" w:hAnsi="Liberation Serif" w:eastAsia="DejaVu Sans" w:cs="DejaVu Sans"/>
          <w:lang w:eastAsia="en-US" w:bidi="en-US" w:val="es-ES"/>
        </w:rPr>
        <w:t>parece contradictorio</w:t>
      </w:r>
    </w:p>
  </w:comment>
  <w:comment w:id="19" w:author="Leandro" w:date="2018-03-02T11:41:00Z" w:initials="L">
    <w:p>
      <w:r>
        <w:rPr>
          <w:rFonts w:ascii="Liberation Serif" w:hAnsi="Liberation Serif" w:eastAsia="DejaVu Sans" w:cs="DejaVu Sans"/>
          <w:lang w:val="en-US" w:eastAsia="en-US" w:bidi="en-US"/>
        </w:rPr>
        <w:t>Podes incluir esta discusión para explicar la ubicación de los jets cuando describes la figura 3.9</w:t>
      </w:r>
    </w:p>
  </w:comment>
  <w:comment w:id="18" w:author="Carolina Vera" w:date="2018-02-28T17:39:00Z" w:initials="CV">
    <w:p>
      <w:r>
        <w:rPr>
          <w:rFonts w:ascii="Liberation Serif" w:hAnsi="Liberation Serif" w:eastAsia="DejaVu Sans" w:cs="DejaVu Sans"/>
          <w:lang w:eastAsia="en-US" w:bidi="en-US" w:val="es-ES"/>
        </w:rPr>
        <w:t>esto queda aca medio descolgado.</w:t>
      </w:r>
    </w:p>
  </w:comment>
  <w:comment w:id="20" w:author="Leandro" w:date="2018-03-02T11:49:00Z" w:initials="L">
    <w:p>
      <w:r>
        <w:rPr>
          <w:rFonts w:ascii="Liberation Serif" w:hAnsi="Liberation Serif" w:eastAsia="DejaVu Sans" w:cs="DejaVu Sans"/>
          <w:lang w:eastAsia="en-US" w:bidi="en-US" w:val="es-AR"/>
        </w:rPr>
        <w:t>Esto decilo cuando empezas a mostrar los campos de V.</w:t>
      </w:r>
    </w:p>
  </w:comment>
  <w:comment w:id="21" w:author="Leandro" w:date="2018-03-02T12:07:00Z" w:initials="L">
    <w:p>
      <w:r>
        <w:rPr>
          <w:rFonts w:ascii="Liberation Serif" w:hAnsi="Liberation Serif" w:eastAsia="DejaVu Sans" w:cs="DejaVu Sans"/>
          <w:lang w:eastAsia="en-US" w:bidi="en-US" w:val="es-AR"/>
        </w:rPr>
        <w:t>No pusiste esta figura, aunque no se si aporta mucho a la discusión por lo que decis después.</w:t>
      </w:r>
    </w:p>
  </w:comment>
  <w:comment w:id="22" w:author="Carolina Vera" w:date="2018-03-01T11:06:00Z" w:initials="CV">
    <w:p>
      <w:r>
        <w:rPr>
          <w:rFonts w:ascii="Liberation Serif" w:hAnsi="Liberation Serif" w:eastAsia="DejaVu Sans" w:cs="DejaVu Sans"/>
          <w:lang w:eastAsia="en-US" w:bidi="en-US" w:val="es-ES"/>
        </w:rPr>
        <w:t>estas referenciando mal este trabajo. es como te lo corregi</w:t>
      </w:r>
    </w:p>
  </w:comment>
  <w:comment w:id="23" w:author="Carolina Vera" w:date="2018-03-01T11:20:00Z" w:initials="CV">
    <w:p>
      <w:r>
        <w:rPr>
          <w:rFonts w:ascii="Liberation Serif" w:hAnsi="Liberation Serif" w:eastAsia="DejaVu Sans" w:cs="DejaVu Sans"/>
          <w:lang w:eastAsia="en-US" w:bidi="en-US" w:val="es-AR"/>
        </w:rPr>
        <w:t>no es obvio?</w:t>
      </w:r>
    </w:p>
  </w:comment>
  <w:comment w:id="24" w:author="Carolina Vera" w:date="2018-03-01T11:26:00Z" w:initials="CV">
    <w:p>
      <w:r>
        <w:rPr>
          <w:rFonts w:ascii="Liberation Serif" w:hAnsi="Liberation Serif" w:eastAsia="DejaVu Sans" w:cs="DejaVu Sans"/>
          <w:lang w:eastAsia="en-US" w:bidi="en-US" w:val="es-ES"/>
        </w:rPr>
        <w:t>esta palabra no existe no?</w:t>
      </w:r>
    </w:p>
  </w:comment>
  <w:comment w:id="25" w:author="Leandro" w:date="2018-03-02T14:19:00Z" w:initials="L">
    <w:p>
      <w:r>
        <w:rPr>
          <w:rFonts w:ascii="Liberation Serif" w:hAnsi="Liberation Serif" w:eastAsia="DejaVu Sans" w:cs="DejaVu Sans"/>
          <w:lang w:eastAsia="en-US" w:bidi="en-US" w:val="es-AR"/>
        </w:rPr>
        <w:t>¿Esto sería sección o capítulo? Mantene consistencia</w:t>
      </w:r>
    </w:p>
  </w:comment>
  <w:comment w:id="26" w:author="Leandro" w:date="2018-03-02T14:22:00Z" w:initials="L">
    <w:p>
      <w:r>
        <w:rPr>
          <w:rFonts w:ascii="Liberation Serif" w:hAnsi="Liberation Serif" w:eastAsia="DejaVu Sans" w:cs="DejaVu Sans"/>
          <w:lang w:eastAsia="en-US" w:bidi="en-US" w:val="es-AR"/>
        </w:rPr>
        <w:t>Agrega para estos parráfos que figura hay que ir viendo para cada cosa que vas diciendo</w:t>
      </w:r>
    </w:p>
  </w:comment>
  <w:comment w:id="27" w:author="Leandro" w:date="2018-03-02T14:24:00Z" w:initials="L">
    <w:p>
      <w:r>
        <w:rPr>
          <w:rFonts w:ascii="Liberation Serif" w:hAnsi="Liberation Serif" w:eastAsia="DejaVu Sans" w:cs="DejaVu Sans"/>
          <w:lang w:eastAsia="en-US" w:bidi="en-US" w:val="es-AR"/>
        </w:rPr>
        <w:t>No veo bien eso de 1/3</w:t>
      </w:r>
    </w:p>
  </w:comment>
  <w:comment w:id="28" w:author="Carolina Vera" w:date="2018-03-01T11:40:00Z" w:initials="CV">
    <w:p>
      <w:r>
        <w:rPr>
          <w:rFonts w:ascii="Liberation Serif" w:hAnsi="Liberation Serif" w:eastAsia="DejaVu Sans" w:cs="DejaVu Sans"/>
          <w:lang w:eastAsia="en-US" w:bidi="en-US" w:val="es-ES"/>
        </w:rPr>
        <w:t>es mas claro que qué?</w:t>
      </w:r>
    </w:p>
  </w:comment>
  <w:comment w:id="29" w:author="Leandro" w:date="2018-03-02T14:34:00Z" w:initials="L">
    <w:p>
      <w:r>
        <w:rPr>
          <w:rFonts w:ascii="Liberation Serif" w:hAnsi="Liberation Serif" w:eastAsia="DejaVu Sans" w:cs="DejaVu Sans"/>
          <w:lang w:eastAsia="en-US" w:bidi="en-US" w:val="es-AR"/>
        </w:rPr>
        <w:t>¿A qué nivel?</w:t>
      </w:r>
    </w:p>
  </w:comment>
  <w:comment w:id="30" w:author="Carolina Vera" w:date="2018-03-01T11:51:00Z" w:initials="CV">
    <w:p>
      <w:r>
        <w:rPr>
          <w:rFonts w:ascii="Liberation Serif" w:hAnsi="Liberation Serif" w:eastAsia="DejaVu Sans" w:cs="DejaVu Sans"/>
          <w:lang w:eastAsia="en-US" w:bidi="en-US" w:val="es-ES"/>
        </w:rPr>
        <w:t>se escribe en pasado lo que vos u otros autores hicieron. Se escribe en presente la descripción de los resultados</w:t>
      </w:r>
    </w:p>
  </w:comment>
  <w:comment w:id="31" w:author="Carolina Vera" w:date="2018-03-01T12:33:00Z" w:initials="CV">
    <w:p>
      <w:r>
        <w:rPr>
          <w:rFonts w:ascii="Liberation Serif" w:hAnsi="Liberation Serif" w:eastAsia="DejaVu Sans" w:cs="DejaVu Sans"/>
          <w:lang w:eastAsia="en-US" w:bidi="en-US" w:val="es-ES"/>
        </w:rPr>
        <w:t>decir fase media me parece que confunde. Quizas convenga ponerle un nombre de fantasia porque es la fase de la onda 3 en la vecidnad de sudamerica</w:t>
      </w:r>
    </w:p>
  </w:comment>
  <w:comment w:id="32" w:author="Carolina Vera" w:date="2018-03-01T12:35:00Z" w:initials="CV">
    <w:p>
      <w:r>
        <w:rPr>
          <w:rFonts w:ascii="Liberation Serif" w:hAnsi="Liberation Serif" w:eastAsia="DejaVu Sans" w:cs="DejaVu Sans"/>
          <w:lang w:eastAsia="en-US" w:bidi="en-US" w:val="es-ES"/>
        </w:rPr>
        <w:t>vago, mayores que qué?</w:t>
      </w:r>
    </w:p>
  </w:comment>
  <w:comment w:id="33" w:author="Carolina Vera" w:date="2018-03-01T12:41:00Z" w:initials="CV">
    <w:p>
      <w:r>
        <w:rPr>
          <w:rFonts w:ascii="Liberation Serif" w:hAnsi="Liberation Serif" w:eastAsia="DejaVu Sans" w:cs="DejaVu Sans"/>
          <w:lang w:eastAsia="en-US" w:bidi="en-US" w:val="es-AR"/>
        </w:rPr>
        <w:t>esto es para las conclusiones</w:t>
      </w:r>
    </w:p>
  </w:comment>
  <w:comment w:id="34" w:author="Carolina Vera" w:date="2018-03-01T12:53:00Z" w:initials="CV">
    <w:p>
      <w:r>
        <w:rPr>
          <w:rFonts w:ascii="Liberation Serif" w:hAnsi="Liberation Serif" w:eastAsia="DejaVu Sans" w:cs="DejaVu Sans"/>
          <w:lang w:eastAsia="en-US" w:bidi="en-US" w:val="es-ES"/>
        </w:rPr>
        <w:t xml:space="preserve">no entiendo. el numero justo a la izquierda es la correlación simultánea. </w:t>
      </w:r>
    </w:p>
  </w:comment>
  <w:comment w:id="35" w:author="Carolina Vera" w:date="2018-03-01T12:57:00Z" w:initials="CV">
    <w:p>
      <w:r>
        <w:rPr>
          <w:rFonts w:ascii="Liberation Serif" w:hAnsi="Liberation Serif" w:eastAsia="DejaVu Sans" w:cs="DejaVu Sans"/>
          <w:lang w:eastAsia="en-US" w:bidi="en-US" w:val="es-ES"/>
        </w:rPr>
        <w:t>ojo, como dije antes puede haber influencia del ENSO</w:t>
      </w:r>
    </w:p>
  </w:comment>
  <w:comment w:id="36" w:author="Carolina Vera" w:date="2018-03-01T12:58:00Z" w:initials="CV">
    <w:p>
      <w:r>
        <w:rPr>
          <w:rFonts w:ascii="Liberation Serif" w:hAnsi="Liberation Serif" w:eastAsia="DejaVu Sans" w:cs="DejaVu Sans"/>
          <w:lang w:eastAsia="en-US" w:bidi="en-US" w:val="es-ES"/>
        </w:rPr>
        <w:t>antes te dije que la definicion de r deberia estar en el cap 2. Ac aclara si usas la misma definicion o si la cambiaste</w:t>
      </w:r>
    </w:p>
  </w:comment>
  <w:comment w:id="37" w:author="Leandro" w:date="2018-03-02T14:59:00Z" w:initials="L">
    <w:p>
      <w:r>
        <w:rPr>
          <w:rFonts w:ascii="Liberation Serif" w:hAnsi="Liberation Serif" w:eastAsia="DejaVu Sans" w:cs="DejaVu Sans"/>
          <w:lang w:eastAsia="en-US" w:bidi="en-US" w:val="es-AR"/>
        </w:rPr>
        <w:t>Chequea que te quede siempre el mismo simbolo</w:t>
      </w:r>
    </w:p>
  </w:comment>
  <w:comment w:id="38" w:author="Leandro" w:date="2018-03-02T15:09:00Z" w:initials="L">
    <w:p>
      <w:r>
        <w:rPr>
          <w:rFonts w:ascii="Liberation Serif" w:hAnsi="Liberation Serif" w:eastAsia="DejaVu Sans" w:cs="DejaVu Sans"/>
          <w:lang w:eastAsia="en-US" w:bidi="en-US" w:val="es-AR"/>
        </w:rPr>
        <w:t xml:space="preserve">¿Definiste la sigla? </w:t>
      </w:r>
    </w:p>
  </w:comment>
  <w:comment w:id="39" w:author="Leandro" w:date="2018-03-02T15:20:00Z" w:initials="L">
    <w:p>
      <w:r>
        <w:rPr>
          <w:rFonts w:ascii="Liberation Serif" w:hAnsi="Liberation Serif" w:eastAsia="DejaVu Sans" w:cs="DejaVu Sans"/>
          <w:lang w:eastAsia="en-US" w:bidi="en-US" w:val="es-AR"/>
        </w:rPr>
        <w:t>¿A qué viene esta aclaración?</w:t>
      </w:r>
    </w:p>
  </w:comment>
  <w:comment w:id="40" w:author="Carolina Vera" w:date="2018-03-01T14:39:00Z" w:initials="CV">
    <w:p>
      <w:r>
        <w:rPr>
          <w:rFonts w:ascii="Liberation Serif" w:hAnsi="Liberation Serif" w:eastAsia="DejaVu Sans" w:cs="DejaVu Sans"/>
          <w:lang w:eastAsia="en-US" w:bidi="en-US" w:val="es-ES"/>
        </w:rPr>
        <w:t>o son diarias o semanales?</w:t>
      </w:r>
    </w:p>
  </w:comment>
  <w:comment w:id="41" w:author="Carolina Vera" w:date="2018-03-01T14:56:00Z" w:initials="CV">
    <w:p>
      <w:r>
        <w:rPr>
          <w:rFonts w:ascii="Liberation Serif" w:hAnsi="Liberation Serif" w:eastAsia="DejaVu Sans" w:cs="DejaVu Sans"/>
          <w:lang w:eastAsia="en-US" w:bidi="en-US" w:val="es-AR"/>
        </w:rPr>
        <w:t>no encuentro esta figura</w:t>
      </w:r>
    </w:p>
  </w:comment>
  <w:comment w:id="42" w:author="Carolina Vera" w:date="2018-03-01T15:26:00Z" w:initials="CV">
    <w:p>
      <w:r>
        <w:rPr>
          <w:rFonts w:ascii="Liberation Serif" w:hAnsi="Liberation Serif" w:eastAsia="DejaVu Sans" w:cs="DejaVu Sans"/>
          <w:lang w:eastAsia="en-US" w:bidi="en-US" w:val="es-ES"/>
        </w:rPr>
        <w:t>la la diferencia no se la puede considerar un tren de ondas</w:t>
      </w:r>
    </w:p>
  </w:comment>
  <w:comment w:id="44" w:author="Leandro" w:date="2018-03-02T15:47:00Z" w:initials="L">
    <w:p>
      <w:r>
        <w:rPr>
          <w:rFonts w:ascii="Liberation Serif" w:hAnsi="Liberation Serif" w:eastAsia="DejaVu Sans" w:cs="DejaVu Sans"/>
          <w:lang w:eastAsia="en-US" w:bidi="en-US" w:val="es-AR"/>
        </w:rPr>
        <w:t>No sé entiende bien de donde viene este comentatio</w:t>
      </w:r>
    </w:p>
  </w:comment>
  <w:comment w:id="43" w:author="Carolina Vera" w:date="2018-03-01T15:33:00Z" w:initials="CV">
    <w:p>
      <w:r>
        <w:rPr>
          <w:rFonts w:ascii="Liberation Serif" w:hAnsi="Liberation Serif" w:eastAsia="DejaVu Sans" w:cs="DejaVu Sans"/>
          <w:lang w:eastAsia="en-US" w:bidi="en-US" w:val="es-ES"/>
        </w:rPr>
        <w:t>OJO el titulo y la figura son del viento zonal, pero el texto es del del meridional.tiene que ser el zonal</w:t>
      </w:r>
    </w:p>
  </w:comment>
  <w:comment w:id="45" w:author="Carolina Vera" w:date="2018-03-01T16:02:00Z" w:initials="CV">
    <w:p>
      <w:r>
        <w:rPr>
          <w:rFonts w:ascii="Liberation Serif" w:hAnsi="Liberation Serif" w:eastAsia="DejaVu Sans" w:cs="DejaVu Sans"/>
          <w:lang w:eastAsia="en-US" w:bidi="en-US" w:val="es-ES"/>
        </w:rPr>
        <w:t>fijate en el texto antyerior que te marque algo para incluir en las concluiones</w:t>
      </w:r>
    </w:p>
  </w:comment>
  <w:comment w:id="46" w:author="Carolina Vera" w:date="2018-03-01T15:56:00Z" w:initials="CV">
    <w:p>
      <w:r>
        <w:rPr>
          <w:rFonts w:ascii="Liberation Serif" w:hAnsi="Liberation Serif" w:eastAsia="DejaVu Sans" w:cs="DejaVu Sans"/>
          <w:lang w:eastAsia="en-US" w:bidi="en-US" w:val="es-ES"/>
        </w:rPr>
        <w:t>digo lo de la figura 3.18</w:t>
      </w:r>
    </w:p>
  </w:comment>
  <w:comment w:id="47" w:author="Leandro" w:date="2018-03-02T16:08:00Z" w:initials="L">
    <w:p>
      <w:r>
        <w:rPr>
          <w:rFonts w:ascii="Liberation Serif" w:hAnsi="Liberation Serif" w:eastAsia="DejaVu Sans" w:cs="DejaVu Sans"/>
          <w:lang w:eastAsia="en-US" w:bidi="en-US" w:val="es-AR"/>
        </w:rPr>
        <w:t>En las citas te está faltando que aparezca la revista. Quizás es por el formato como las insertaste o por el .bib (o lo que sea que estés usando).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trackRevisions/>
  <w:embedSystemFonts/>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customStyle="1">
    <w:name w:val="Footnote Characters"/>
    <w:basedOn w:val="DescripcinCar"/>
    <w:qFormat/>
    <w:rPr>
      <w:vertAlign w:val="superscript"/>
    </w:rPr>
  </w:style>
  <w:style w:type="character" w:styleId="FootnoteAnchor" w:customStyle="1">
    <w:name w:val="Footnote Anchor"/>
    <w:rPr>
      <w:vertAlign w:val="superscript"/>
    </w:rPr>
  </w:style>
  <w:style w:type="character" w:styleId="InternetLink" w:customStyle="1">
    <w:name w:val="Internet Link"/>
    <w:basedOn w:val="DescripcinC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stLabel1" w:customStyle="1">
    <w:name w:val="ListLabel 1"/>
    <w:qFormat/>
    <w:rPr/>
  </w:style>
  <w:style w:type="character" w:styleId="Annotationreference">
    <w:name w:val="annotation reference"/>
    <w:basedOn w:val="DefaultParagraphFont"/>
    <w:semiHidden/>
    <w:unhideWhenUsed/>
    <w:qFormat/>
    <w:rsid w:val="00c421d7"/>
    <w:rPr>
      <w:sz w:val="16"/>
      <w:szCs w:val="16"/>
    </w:rPr>
  </w:style>
  <w:style w:type="character" w:styleId="TextocomentarioCar" w:customStyle="1">
    <w:name w:val="Texto comentario Car"/>
    <w:basedOn w:val="DefaultParagraphFont"/>
    <w:link w:val="Textocomentario"/>
    <w:semiHidden/>
    <w:qFormat/>
    <w:rsid w:val="00c421d7"/>
    <w:rPr>
      <w:sz w:val="20"/>
      <w:szCs w:val="20"/>
    </w:rPr>
  </w:style>
  <w:style w:type="character" w:styleId="AsuntodelcomentarioCar" w:customStyle="1">
    <w:name w:val="Asunto del comentario Car"/>
    <w:basedOn w:val="TextocomentarioCar"/>
    <w:link w:val="Asuntodelcomentario"/>
    <w:semiHidden/>
    <w:qFormat/>
    <w:rsid w:val="00c421d7"/>
    <w:rPr>
      <w:b/>
      <w:bCs/>
      <w:sz w:val="20"/>
      <w:szCs w:val="20"/>
    </w:rPr>
  </w:style>
  <w:style w:type="character" w:styleId="TextodegloboCar" w:customStyle="1">
    <w:name w:val="Texto de globo Car"/>
    <w:basedOn w:val="DefaultParagraphFont"/>
    <w:link w:val="Textodeglobo"/>
    <w:semiHidden/>
    <w:qFormat/>
    <w:rsid w:val="00c421d7"/>
    <w:rPr>
      <w:rFonts w:ascii="Segoe UI" w:hAnsi="Segoe UI" w:cs="Segoe UI"/>
      <w:sz w:val="18"/>
      <w:szCs w:val="18"/>
    </w:rPr>
  </w:style>
  <w:style w:type="character" w:styleId="EncabezadoCar" w:customStyle="1">
    <w:name w:val="Encabezado Car"/>
    <w:basedOn w:val="DefaultParagraphFont"/>
    <w:link w:val="Encabezado"/>
    <w:qFormat/>
    <w:rsid w:val="00e2439c"/>
    <w:rPr/>
  </w:style>
  <w:style w:type="character" w:styleId="PiedepginaCar" w:customStyle="1">
    <w:name w:val="Pie de página Car"/>
    <w:basedOn w:val="DefaultParagraphFont"/>
    <w:link w:val="Piedepgina"/>
    <w:qFormat/>
    <w:rsid w:val="00e2439c"/>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lang w:val="es-ES"/>
    </w:rPr>
  </w:style>
  <w:style w:type="character" w:styleId="ListLabel10">
    <w:name w:val="ListLabel 10"/>
    <w:qFormat/>
    <w:rPr>
      <w:highlight w:val="yellow"/>
      <w:lang w:val="es-ES"/>
    </w:rPr>
  </w:style>
  <w:style w:type="character" w:styleId="ListLabel11">
    <w:name w:val="ListLabel 11"/>
    <w:qFormat/>
    <w:rPr/>
  </w:style>
  <w:style w:type="character" w:styleId="ListLabel12">
    <w:name w:val="ListLabel 12"/>
    <w:qFormat/>
    <w:rPr>
      <w:lang w:val="fr-FR"/>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link w:val="DescripcinC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Annotationtext">
    <w:name w:val="annotation text"/>
    <w:basedOn w:val="Normal"/>
    <w:link w:val="TextocomentarioCar"/>
    <w:semiHidden/>
    <w:unhideWhenUsed/>
    <w:qFormat/>
    <w:rsid w:val="00c421d7"/>
    <w:pPr/>
    <w:rPr>
      <w:sz w:val="20"/>
      <w:szCs w:val="20"/>
    </w:rPr>
  </w:style>
  <w:style w:type="paragraph" w:styleId="Annotationsubject">
    <w:name w:val="annotation subject"/>
    <w:basedOn w:val="Annotationtext"/>
    <w:link w:val="AsuntodelcomentarioCar"/>
    <w:semiHidden/>
    <w:unhideWhenUsed/>
    <w:qFormat/>
    <w:rsid w:val="00c421d7"/>
    <w:pPr/>
    <w:rPr>
      <w:b/>
      <w:bCs/>
    </w:rPr>
  </w:style>
  <w:style w:type="paragraph" w:styleId="Revision">
    <w:name w:val="Revision"/>
    <w:semiHidden/>
    <w:qFormat/>
    <w:rsid w:val="00c421d7"/>
    <w:pPr>
      <w:widowControl/>
      <w:bidi w:val="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alloonText">
    <w:name w:val="Balloon Text"/>
    <w:basedOn w:val="Normal"/>
    <w:link w:val="TextodegloboCar"/>
    <w:semiHidden/>
    <w:unhideWhenUsed/>
    <w:qFormat/>
    <w:rsid w:val="00c421d7"/>
    <w:pPr>
      <w:spacing w:before="0" w:after="0"/>
    </w:pPr>
    <w:rPr>
      <w:rFonts w:ascii="Segoe UI" w:hAnsi="Segoe UI" w:cs="Segoe UI"/>
      <w:sz w:val="18"/>
      <w:szCs w:val="18"/>
    </w:rPr>
  </w:style>
  <w:style w:type="paragraph" w:styleId="Header">
    <w:name w:val="Header"/>
    <w:basedOn w:val="Normal"/>
    <w:link w:val="EncabezadoCar"/>
    <w:unhideWhenUsed/>
    <w:rsid w:val="00e2439c"/>
    <w:pPr>
      <w:tabs>
        <w:tab w:val="center" w:pos="4252" w:leader="none"/>
        <w:tab w:val="right" w:pos="8504" w:leader="none"/>
      </w:tabs>
      <w:spacing w:before="0" w:after="0"/>
    </w:pPr>
    <w:rPr/>
  </w:style>
  <w:style w:type="paragraph" w:styleId="Footer">
    <w:name w:val="Footer"/>
    <w:basedOn w:val="Normal"/>
    <w:link w:val="PiedepginaCar"/>
    <w:unhideWhenUsed/>
    <w:rsid w:val="00e2439c"/>
    <w:pPr>
      <w:tabs>
        <w:tab w:val="center" w:pos="4252" w:leader="none"/>
        <w:tab w:val="right" w:pos="8504" w:leader="none"/>
      </w:tabs>
      <w:spacing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yperlink" Target="https://github.com/eliocamp/metR" TargetMode="External"/><Relationship Id="rId34" Type="http://schemas.openxmlformats.org/officeDocument/2006/relationships/hyperlink" Target="https://CRAN.R-project.org/package=circular" TargetMode="External"/><Relationship Id="rId35" Type="http://schemas.openxmlformats.org/officeDocument/2006/relationships/hyperlink" Target="https://CRAN.R-project.org/package=WaveletComp" TargetMode="External"/><Relationship Id="rId36" Type="http://schemas.openxmlformats.org/officeDocument/2006/relationships/comments" Target="comment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C4D8F-E5AC-4506-BAD4-95D881C1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Application>LibreOffice/6.0.2.1$Linux_X86_64 LibreOffice_project/00m0$Build-1</Application>
  <Pages>59</Pages>
  <Words>16233</Words>
  <Characters>82853</Characters>
  <CharactersWithSpaces>98917</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2018-03-02T14:08:00Z</dcterms:created>
  <dc:creator>Elio Campitelli</dc:creator>
  <dc:description/>
  <dc:language>en-US</dc:language>
  <cp:lastModifiedBy/>
  <dcterms:modified xsi:type="dcterms:W3CDTF">2018-03-08T23:33:31Z</dcterms:modified>
  <cp:revision>13</cp:revision>
  <dc:subject/>
  <dc:title>Estudio de los mecanismos físicos asociados con el patrón de onda 3 de la circulación atmosférica del Hemisferio Sur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