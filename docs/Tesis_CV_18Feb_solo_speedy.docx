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lang w:val="es-ES"/>
          <w:ins w:id="2" w:author="Carolina Vera" w:date="2018-02-18T17:50:00Z"/>
        </w:rPr>
      </w:pPr>
      <w:del w:id="0" w:author="Carolina Vera" w:date="2018-02-18T18:43:00Z">
        <w:r>
          <w:rPr>
            <w:lang w:val="es-ES"/>
          </w:rPr>
          <w:delText>Experimentos</w:delText>
        </w:r>
      </w:del>
      <w:ins w:id="1" w:author="Carolina Vera" w:date="2018-02-18T18:43:00Z">
        <w:r>
          <w:rPr>
            <w:lang w:val="es-ES"/>
          </w:rPr>
          <w:t>Simulaciones con el modelo SPEEDY</w:t>
        </w:r>
      </w:ins>
    </w:p>
    <w:p>
      <w:pPr>
        <w:pStyle w:val="TextBody"/>
        <w:rPr>
          <w:lang w:val="es-ES"/>
        </w:rPr>
      </w:pPr>
      <w:r>
        <w:rPr>
          <w:lang w:val="es-ES"/>
        </w:rPr>
        <w:t>El model SPEEDY fue utilizado para explorar las posibles causas que expliquen el desarrollo de un patrón de onda 3 en la circulación del hemisferio sur, más allá de las causas relacionadas con las vacilaciones del flujo de los oestes. En este capítulo se presentan y discuten los resultados de la corrida control así como de los experimentos de sensibilidad realizados.</w:t>
      </w:r>
    </w:p>
    <w:p>
      <w:pPr>
        <w:pStyle w:val="Heading2"/>
        <w:rPr>
          <w:lang w:val="es-ES"/>
        </w:rPr>
      </w:pPr>
      <w:bookmarkStart w:id="0" w:name="validacion-speedy"/>
      <w:bookmarkStart w:id="1" w:name="_Toc506372339"/>
      <w:bookmarkEnd w:id="0"/>
      <w:r>
        <w:rPr>
          <w:lang w:val="es-ES"/>
          <w:rPrChange w:id="0" w:author="Carolina Vera" w:date="2018-02-14T11:51:00Z"/>
        </w:rPr>
        <w:t xml:space="preserve">Validación </w:t>
      </w:r>
      <w:del w:id="4" w:author="Carolina Vera" w:date="2018-02-18T17:48:00Z">
        <w:bookmarkEnd w:id="1"/>
        <w:r>
          <w:rPr>
            <w:lang w:val="es-ES"/>
          </w:rPr>
          <w:delText>SPEEDY</w:delText>
        </w:r>
      </w:del>
    </w:p>
    <w:p>
      <w:pPr>
        <w:pStyle w:val="FirstParagraph"/>
        <w:rPr>
          <w:color w:val="FF0000"/>
          <w:lang w:val="es-ES"/>
          <w:ins w:id="5" w:author="Carolina Vera" w:date="2018-02-18T17:52:00Z"/>
        </w:rPr>
      </w:pPr>
      <w:r>
        <w:rPr>
          <w:lang w:val="es-ES"/>
        </w:rPr>
        <w:t>Se realizó primero una corrida Control utilizando el modelo SPEEDY (de aquí en adelante SPEEDY) que tuvo las siguientes características xxxxx. (</w:t>
      </w:r>
      <w:r>
        <w:rPr>
          <w:color w:val="FF0000"/>
          <w:lang w:val="es-ES"/>
        </w:rPr>
        <w:t>tenes que describir bien la corrida control, datos iniciales, de contorno, período, etc. etc.)</w:t>
      </w:r>
    </w:p>
    <w:p>
      <w:pPr>
        <w:pStyle w:val="FirstParagraph"/>
        <w:rPr>
          <w:lang w:val="es-ES"/>
        </w:rPr>
      </w:pPr>
      <w:r>
        <w:rPr>
          <w:lang w:val="es-ES"/>
        </w:rPr>
        <w:t>Para la validación de la corrida control de SPEEDY se utilizaron los reanálisis del NCEP/NCAR (de aquí en adelante NCEP) correspondientes a diferentes variables. La descripción se concentra en mostrar los resultados sobre los niveles de 200hPa y 500hPa como representativos de los niveles altos y medios respectivamente, de la troposfera. Las conclusiones no cambian sustancialmente en el resto de los niveles.</w:t>
      </w:r>
    </w:p>
    <w:p>
      <w:pPr>
        <w:pStyle w:val="TextBody"/>
        <w:rPr/>
      </w:pPr>
      <w:ins w:id="6" w:author="Carolina Vera" w:date="2018-02-18T17:55:00Z">
        <w:commentRangeStart w:id="0"/>
        <w:r>
          <w:rPr>
            <w:lang w:val="es-ES"/>
          </w:rPr>
          <w:t>Como se mencionó previamente</w:t>
        </w:r>
      </w:ins>
      <w:r>
        <w:rPr>
          <w:lang w:val="es-ES"/>
        </w:rPr>
      </w:r>
      <w:ins w:id="7" w:author="Carolina Vera" w:date="2018-02-18T17:55:00Z">
        <w:commentRangeEnd w:id="0"/>
        <w:r>
          <w:commentReference w:id="0"/>
        </w:r>
        <w:r>
          <w:rPr>
            <w:lang w:val="es-ES"/>
          </w:rPr>
          <w:t>, u</w:t>
        </w:r>
      </w:ins>
      <w:del w:id="8" w:author="Carolina Vera" w:date="2018-02-18T17:55:00Z">
        <w:r>
          <w:rPr>
            <w:lang w:val="es-ES"/>
          </w:rPr>
          <w:delText>U</w:delText>
        </w:r>
      </w:del>
      <w:r>
        <w:rPr>
          <w:lang w:val="es-ES"/>
          <w:rPrChange w:id="0" w:author="Carolina Vera" w:date="2018-02-14T11:51:00Z"/>
        </w:rPr>
        <w:t>na primer</w:t>
      </w:r>
      <w:ins w:id="10" w:author="Carolina Vera" w:date="2018-02-18T17:55:00Z">
        <w:r>
          <w:rPr>
            <w:lang w:val="es-ES"/>
          </w:rPr>
          <w:t>a</w:t>
        </w:r>
      </w:ins>
      <w:r>
        <w:rPr>
          <w:lang w:val="es-ES"/>
          <w:rPrChange w:id="0" w:author="Carolina Vera" w:date="2018-02-14T11:51:00Z"/>
        </w:rPr>
        <w:t xml:space="preserve"> gran limitación de SPEEDY es su pobre representación de la estratósfera. Sólo el más alto de sus 8 niveles está en la estatósfera (30hPa) y al ser la </w:t>
      </w:r>
      <w:r>
        <w:rPr>
          <w:i/>
          <w:lang w:val="es-ES"/>
          <w:rPrChange w:id="0" w:author="Carolina Vera" w:date="2018-02-14T11:51:00Z">
            <w:rPr>
              <w:i/>
            </w:rPr>
          </w:rPrChange>
        </w:rPr>
        <w:t>tapa</w:t>
      </w:r>
      <w:r>
        <w:rPr>
          <w:lang w:val="es-ES"/>
          <w:rPrChange w:id="0" w:author="Carolina Vera" w:date="2018-02-14T11:51:00Z"/>
        </w:rPr>
        <w:t xml:space="preserve"> del modelo, que tiene una “esponja” para evitar la propagación de ondas de gravedad (), no es un nivel con información confiable.</w:t>
      </w:r>
      <w:ins w:id="14" w:author="Carolina Vera" w:date="2018-02-18T17:56:00Z">
        <w:r>
          <w:rPr>
            <w:lang w:val="es-ES"/>
          </w:rPr>
          <w:t xml:space="preserve"> Esto limita seriamente la posibilidad de describir numéricamente lo que ocurre en la e</w:t>
        </w:r>
      </w:ins>
      <w:ins w:id="15" w:author="Carolina Vera" w:date="2018-02-18T17:57:00Z">
        <w:r>
          <w:rPr>
            <w:lang w:val="es-ES"/>
          </w:rPr>
          <w:t xml:space="preserve">stratosfera, como por ejemplo la dinámica del vórtice polar. </w:t>
        </w:r>
      </w:ins>
    </w:p>
    <w:p>
      <w:pPr>
        <w:pStyle w:val="TextBody"/>
        <w:rPr>
          <w:lang w:val="es-ES"/>
        </w:rPr>
      </w:pPr>
      <w:r>
        <w:rPr>
          <w:lang w:val="es-ES"/>
        </w:rPr>
      </w:r>
    </w:p>
    <w:p>
      <w:pPr>
        <w:pStyle w:val="TextBody"/>
        <w:rPr>
          <w:color w:val="FF0000"/>
          <w:lang w:val="es-ES"/>
        </w:rPr>
      </w:pPr>
      <w:ins w:id="16" w:author="Carolina Vera" w:date="2018-02-18T18:02:00Z">
        <w:r>
          <w:rPr>
            <w:color w:val="FF0000"/>
            <w:lang w:val="es-ES"/>
          </w:rPr>
          <w:t>(EN EL PDF TENES MAS FIGURAS QUE LAS QUE DISCUTIS ACA</w:t>
        </w:r>
      </w:ins>
      <w:ins w:id="17" w:author="Carolina Vera" w:date="2018-02-18T18:03:00Z">
        <w:r>
          <w:rPr>
            <w:color w:val="FF0000"/>
            <w:lang w:val="es-ES"/>
          </w:rPr>
          <w:t xml:space="preserve">. CORRIJO AHORA SOLO LO DISCUTIS. ACLARO A QUE FIGURA DEL PDF TE REFERIS PARA CONFIRMAR SI ESTAMOS HABLANDO DE LA MISMA FIGURA </w:t>
        </w:r>
      </w:ins>
      <w:ins w:id="18" w:author="Carolina Vera" w:date="2018-02-18T18:04:00Z">
        <w:r>
          <w:rPr>
            <w:color w:val="FF0000"/>
            <w:lang w:val="es-ES"/>
          </w:rPr>
          <w:t>O NO</w:t>
        </w:r>
      </w:ins>
      <w:ins w:id="19" w:author="Carolina Vera" w:date="2018-02-18T18:03:00Z">
        <w:r>
          <w:rPr>
            <w:color w:val="FF0000"/>
            <w:lang w:val="es-ES"/>
          </w:rPr>
          <w:t xml:space="preserve">). </w:t>
        </w:r>
      </w:ins>
    </w:p>
    <w:p>
      <w:pPr>
        <w:pStyle w:val="TextBody"/>
        <w:rPr>
          <w:color w:val="FF0000"/>
          <w:lang w:val="es-ES"/>
        </w:rPr>
      </w:pPr>
      <w:r>
        <w:rPr>
          <w:color w:val="FF0000"/>
          <w:lang w:val="es-ES"/>
        </w:rPr>
      </w:r>
    </w:p>
    <w:p>
      <w:pPr>
        <w:pStyle w:val="Heading3"/>
        <w:rPr>
          <w:lang w:val="es-ES"/>
        </w:rPr>
      </w:pPr>
      <w:bookmarkStart w:id="2" w:name="_Toc506372340"/>
      <w:bookmarkStart w:id="3" w:name="altura-geopotencial-1"/>
      <w:bookmarkEnd w:id="3"/>
      <w:r>
        <w:rPr>
          <w:lang w:val="es-ES"/>
          <w:rPrChange w:id="0" w:author="Carolina Vera" w:date="2018-02-14T11:51:00Z"/>
        </w:rPr>
        <w:t>Altura Geopotencial</w:t>
      </w:r>
      <w:bookmarkEnd w:id="2"/>
    </w:p>
    <w:p>
      <w:pPr>
        <w:pStyle w:val="FirstParagraph"/>
        <w:rPr>
          <w:lang w:val="es-ES"/>
        </w:rPr>
      </w:pPr>
      <w:del w:id="21" w:author="Carolina Vera" w:date="2018-02-18T17:58:00Z">
        <w:r>
          <w:rPr>
            <w:lang w:val="es-ES"/>
          </w:rPr>
          <w:delText>Anomalía</w:delText>
        </w:r>
      </w:del>
    </w:p>
    <w:p>
      <w:pPr>
        <w:pStyle w:val="FirstParagraph"/>
        <w:rPr>
          <w:lang w:val="es-ES"/>
          <w:del w:id="31" w:author="Carolina Vera" w:date="2018-02-18T18:13:00Z"/>
        </w:rPr>
      </w:pPr>
      <w:r>
        <w:rPr>
          <w:lang w:val="es-ES"/>
        </w:rPr>
        <w:t>La validación del campo medio de altura geopotencial (no se muestra) confirma que está bien representado por el modelo. La comparación de las   anomalías zonales del campo medio representadas por SPEEDY</w:t>
      </w:r>
      <w:ins w:id="22" w:author="Carolina Vera" w:date="2018-02-18T18:09:00Z">
        <w:r>
          <w:rPr>
            <w:lang w:val="es-ES"/>
          </w:rPr>
          <w:t xml:space="preserve"> </w:t>
        </w:r>
      </w:ins>
      <w:del w:id="23" w:author="Carolina Vera" w:date="2018-02-18T18:09:00Z">
        <w:r>
          <w:rPr>
            <w:lang w:val="es-ES"/>
          </w:rPr>
          <w:delText xml:space="preserve">. El mismo </w:delText>
        </w:r>
      </w:del>
      <w:r>
        <w:rPr>
          <w:lang w:val="es-ES"/>
          <w:rPrChange w:id="0" w:author="Carolina Vera" w:date="2018-02-14T11:51:00Z"/>
        </w:rPr>
        <w:t xml:space="preserve">se muestra en la  </w:t>
      </w:r>
      <w:ins w:id="25" w:author="Carolina Vera" w:date="2018-02-18T18:09:00Z">
        <w:r>
          <w:rPr>
            <w:lang w:val="es-ES"/>
          </w:rPr>
          <w:t xml:space="preserve">Figura 7.63 </w:t>
        </w:r>
      </w:ins>
      <w:r>
        <w:rPr>
          <w:lang w:val="es-ES"/>
          <w:rPrChange w:id="0" w:author="Carolina Vera" w:date="2018-02-14T11:51:00Z"/>
        </w:rPr>
        <w:t xml:space="preserve">donde en sombreado se muestra el campo de SPEEDY y en contornos el correspondiente a NCEP (convención que se mantendrá en el resto de las figuras de validación). </w:t>
      </w:r>
      <w:del w:id="27" w:author="Carolina Vera" w:date="2018-02-18T18:10:00Z">
        <w:r>
          <w:rPr>
            <w:lang w:val="es-ES"/>
          </w:rPr>
          <w:delText xml:space="preserve">Speedy </w:delText>
        </w:r>
      </w:del>
      <w:ins w:id="28" w:author="Carolina Vera" w:date="2018-02-18T18:10:00Z">
        <w:commentRangeStart w:id="1"/>
        <w:r>
          <w:rPr>
            <w:lang w:val="es-ES"/>
          </w:rPr>
          <w:t>SPEEDY</w:t>
        </w:r>
      </w:ins>
      <w:r>
        <w:rPr>
          <w:lang w:val="es-ES"/>
        </w:rPr>
      </w:r>
      <w:ins w:id="29" w:author="Carolina Vera" w:date="2018-02-18T18:10:00Z">
        <w:commentRangeEnd w:id="1"/>
        <w:r>
          <w:commentReference w:id="1"/>
        </w:r>
        <w:r>
          <w:rPr>
            <w:lang w:val="es-ES"/>
          </w:rPr>
          <w:t xml:space="preserve"> </w:t>
        </w:r>
      </w:ins>
      <w:r>
        <w:rPr>
          <w:lang w:val="es-ES"/>
          <w:rPrChange w:id="0" w:author="Carolina Vera" w:date="2018-02-14T11:51:00Z"/>
        </w:rPr>
        <w:t>re</w:t>
      </w:r>
      <w:r>
        <w:rPr>
          <w:lang w:val="es-ES"/>
        </w:rPr>
        <w:t xml:space="preserve">presenta correctamente la estructura aproximadamente barotrópica equivalente de las anomalías zonales. El patrón de QS1 y su intensificación en invierno son también bien simulados, aunque no en magnitud. En verano es demasiado débil y en invierno demasiado intenso. </w:t>
      </w:r>
      <w:commentRangeStart w:id="2"/>
      <w:r>
        <w:rPr>
          <w:lang w:val="es-ES"/>
        </w:rPr>
        <w:t>En primavera el máximo de Z* en 500hPa en 60°S supera los 120mgp en SPEEDY mientras que en NCEP no llega a 80mgp.</w:t>
      </w:r>
      <w:commentRangeEnd w:id="2"/>
      <w:r>
        <w:commentReference w:id="2"/>
      </w:r>
      <w:r>
        <w:rPr>
          <w:lang w:val="es-ES"/>
        </w:rPr>
      </w:r>
    </w:p>
    <w:p>
      <w:pPr>
        <w:pStyle w:val="FirstParagraph"/>
        <w:rPr/>
      </w:pPr>
      <w:r>
        <w:rPr>
          <w:lang w:val="es-ES"/>
        </w:rPr>
        <w:t xml:space="preserve">La ubicación de los máximos y mínimos de Z* en SPEEDY es aproximadamente la correcta, aunque no logra capturar parte de la estructura fina. En 500hPa durante otoño, invierno y primavera, SPEEDY presenta un sólo máximo en 120°O a pesar de que NCEP tiene dos máximos distinguibles con </w:t>
      </w:r>
      <w:commentRangeStart w:id="3"/>
      <w:r>
        <w:rPr>
          <w:lang w:val="es-ES"/>
        </w:rPr>
        <w:t>ciclos anuales independientes.</w:t>
      </w:r>
      <w:commentRangeEnd w:id="3"/>
      <w:r>
        <w:commentReference w:id="3"/>
      </w:r>
      <w:r>
        <w:rPr>
          <w:lang w:val="es-ES"/>
        </w:rPr>
      </w:r>
    </w:p>
    <w:p>
      <w:pPr>
        <w:pStyle w:val="TextBody"/>
        <w:rPr>
          <w:lang w:val="es-ES"/>
        </w:rPr>
      </w:pPr>
      <w:r>
        <w:rPr>
          <w:lang w:val="es-ES"/>
        </w:rPr>
      </w:r>
    </w:p>
    <w:p>
      <w:pPr>
        <w:pStyle w:val="FigurewithCaption"/>
        <w:rPr/>
      </w:pPr>
      <w:r>
        <w:rPr/>
        <w:drawing>
          <wp:inline distT="0" distB="0" distL="0" distR="0">
            <wp:extent cx="4726305" cy="3696335"/>
            <wp:effectExtent l="0" t="0" r="0" b="0"/>
            <wp:docPr id="1" name="Picture" descr="Corte zonal de anomalía de geopotencial en -60° (speedy sombreado, ncep contornos). - fig:ghz-sp-nc-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rte zonal de anomalía de geopotencial en -60° (speedy sombreado, ncep contornos). - fig:ghz-sp-nc-corte60"/>
                    <pic:cNvPicPr>
                      <a:picLocks noChangeAspect="1" noChangeArrowheads="1"/>
                    </pic:cNvPicPr>
                  </pic:nvPicPr>
                  <pic:blipFill>
                    <a:blip r:embed="rId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Corte zonal de anomalía de geopotencial en -60° (speedy sombreado, ncep contornos). - fig:ghz-sp-nc-corte60</w:t>
      </w:r>
    </w:p>
    <w:p>
      <w:pPr>
        <w:pStyle w:val="TextBody"/>
        <w:rPr/>
      </w:pPr>
      <w:r>
        <w:rPr>
          <w:lang w:val="es-ES"/>
          <w:rPrChange w:id="0" w:author="Carolina Vera" w:date="2018-02-14T11:51:00Z"/>
        </w:rPr>
        <w:t xml:space="preserve">En la </w:t>
      </w:r>
      <w:del w:id="34" w:author="Carolina Vera" w:date="2018-02-18T18:23:00Z">
        <w:r>
          <w:rPr>
            <w:lang w:val="es-ES"/>
          </w:rPr>
          <w:delText xml:space="preserve"> </w:delText>
        </w:r>
      </w:del>
      <w:ins w:id="35" w:author="Carolina Vera" w:date="2018-02-18T18:15:00Z">
        <w:r>
          <w:rPr>
            <w:lang w:val="es-ES"/>
          </w:rPr>
          <w:t xml:space="preserve">Figura </w:t>
        </w:r>
      </w:ins>
      <w:ins w:id="36" w:author="Carolina Vera" w:date="2018-02-18T18:16:00Z">
        <w:r>
          <w:rPr>
            <w:lang w:val="es-ES"/>
          </w:rPr>
          <w:t xml:space="preserve">7.65 </w:t>
        </w:r>
      </w:ins>
      <w:r>
        <w:rPr>
          <w:lang w:val="es-ES"/>
          <w:rPrChange w:id="0" w:author="Carolina Vera" w:date="2018-02-14T11:51:00Z"/>
        </w:rPr>
        <w:t xml:space="preserve">se muestra el corte de Z* en 60°S. </w:t>
      </w:r>
      <w:r>
        <w:rPr>
          <w:lang w:val="es-ES"/>
        </w:rPr>
        <w:t xml:space="preserve"> El modelo presenta en líneas generales las anomalías de un determinado signo en la misma porción del hemisferio que NCEP. Además, el modelo es capaz de reproducir, aunque sea crudamente, la variación estacional de la ubicación de los extremos de las anomalías en la vertical, entre verano e invierno. Sin embargo, se evidencia la falta de inclinación en la vertical de las anomalías zonales de SPEEDY, las cuales son mucho más barotrópicas que en </w:t>
      </w:r>
      <w:commentRangeStart w:id="4"/>
      <w:r>
        <w:rPr>
          <w:lang w:val="es-ES"/>
        </w:rPr>
        <w:t>NCEP</w:t>
      </w:r>
      <w:r>
        <w:rPr>
          <w:lang w:val="es-ES"/>
        </w:rPr>
      </w:r>
      <w:commentRangeEnd w:id="4"/>
      <w:r>
        <w:commentReference w:id="4"/>
      </w:r>
      <w:r>
        <w:rPr>
          <w:lang w:val="es-ES"/>
        </w:rPr>
        <w:t xml:space="preserve">. Esto indica que la QS1 en SPEEDY no estáría asociada principalmente al transporte de calor hacia el polo ni, en consecuencia, a la propagación vertical de ondas de Rossby. </w:t>
      </w:r>
      <w:bookmarkStart w:id="4" w:name="__DdeLink__518_788075708"/>
      <w:bookmarkEnd w:id="4"/>
      <w:r>
        <w:rPr>
          <w:lang w:val="es-ES"/>
        </w:rPr>
        <w:t xml:space="preserve"> </w:t>
      </w:r>
    </w:p>
    <w:p>
      <w:pPr>
        <w:pStyle w:val="Heading3"/>
        <w:rPr>
          <w:lang w:val="es-ES"/>
        </w:rPr>
      </w:pPr>
      <w:bookmarkStart w:id="5" w:name="_Toc506372341"/>
      <w:bookmarkStart w:id="6" w:name="temperatura-1"/>
      <w:bookmarkEnd w:id="6"/>
      <w:r>
        <w:rPr>
          <w:lang w:val="es-ES"/>
          <w:rPrChange w:id="0" w:author="Carolina Vera" w:date="2018-02-18T18:17:00Z"/>
        </w:rPr>
        <w:t>Temperatura</w:t>
      </w:r>
      <w:bookmarkEnd w:id="5"/>
    </w:p>
    <w:p>
      <w:pPr>
        <w:pStyle w:val="FigurewithCaption"/>
        <w:rPr/>
      </w:pPr>
      <w:r>
        <w:rPr/>
        <w:drawing>
          <wp:inline distT="0" distB="0" distL="0" distR="0">
            <wp:extent cx="5334000" cy="3618865"/>
            <wp:effectExtent l="0" t="0" r="0" b="0"/>
            <wp:docPr id="2" name="Image1" descr="Temperatura - fig:t-nc-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Temperatura - fig:t-nc-sp"/>
                    <pic:cNvPicPr>
                      <a:picLocks noChangeAspect="1" noChangeArrowheads="1"/>
                    </pic:cNvPicPr>
                  </pic:nvPicPr>
                  <pic:blipFill>
                    <a:blip r:embed="rId3"/>
                    <a:stretch>
                      <a:fillRect/>
                    </a:stretch>
                  </pic:blipFill>
                  <pic:spPr bwMode="auto">
                    <a:xfrm>
                      <a:off x="0" y="0"/>
                      <a:ext cx="5334000" cy="3618865"/>
                    </a:xfrm>
                    <a:prstGeom prst="rect">
                      <a:avLst/>
                    </a:prstGeom>
                  </pic:spPr>
                </pic:pic>
              </a:graphicData>
            </a:graphic>
          </wp:inline>
        </w:drawing>
      </w:r>
    </w:p>
    <w:p>
      <w:pPr>
        <w:pStyle w:val="ImageCaption"/>
        <w:rPr>
          <w:lang w:val="es-ES"/>
        </w:rPr>
      </w:pPr>
      <w:del w:id="39" w:author="Carolina Vera" w:date="2018-02-18T18:25:00Z">
        <w:r>
          <w:rPr>
            <w:lang w:val="es-ES"/>
          </w:rPr>
          <w:delText xml:space="preserve">Temperatura </w:delText>
        </w:r>
      </w:del>
      <w:ins w:id="40" w:author="Carolina Vera" w:date="2018-02-18T18:25:00Z">
        <w:r>
          <w:rPr>
            <w:lang w:val="es-ES"/>
          </w:rPr>
          <w:t xml:space="preserve">Figura xx:Ccampo medio de temperatura de SPEEDY en sombreado y NCEP en líneas en </w:t>
        </w:r>
      </w:ins>
      <w:ins w:id="41" w:author="Carolina Vera" w:date="2018-02-18T18:26:00Z">
        <w:r>
          <w:rPr>
            <w:lang w:val="es-ES"/>
          </w:rPr>
          <w:t>850 Hpa.</w:t>
        </w:r>
      </w:ins>
      <w:r>
        <w:rPr>
          <w:lang w:val="es-ES"/>
          <w:rPrChange w:id="0" w:author="Carolina Vera" w:date="2018-02-14T11:51:00Z"/>
        </w:rPr>
        <w:t>- fig:t-nc-sp</w:t>
      </w:r>
    </w:p>
    <w:p>
      <w:pPr>
        <w:pStyle w:val="TextBody"/>
        <w:rPr>
          <w:lang w:val="es-ES"/>
        </w:rPr>
      </w:pPr>
      <w:r>
        <w:rPr>
          <w:lang w:val="es-ES"/>
          <w:rPrChange w:id="0" w:author="Carolina Vera" w:date="2018-02-14T11:51:00Z"/>
        </w:rPr>
        <w:t xml:space="preserve">En la </w:t>
      </w:r>
      <w:del w:id="44" w:author="Carolina Vera" w:date="2018-02-18T18:24:00Z">
        <w:r>
          <w:rPr>
            <w:lang w:val="es-ES"/>
          </w:rPr>
          <w:delText xml:space="preserve"> </w:delText>
        </w:r>
      </w:del>
      <w:ins w:id="45" w:author="Carolina Vera" w:date="2018-02-18T18:24:00Z">
        <w:r>
          <w:rPr>
            <w:lang w:val="es-ES"/>
          </w:rPr>
          <w:t xml:space="preserve">Figura 7.66 </w:t>
        </w:r>
      </w:ins>
      <w:r>
        <w:rPr>
          <w:lang w:val="es-ES"/>
        </w:rPr>
        <w:t xml:space="preserve">se muestra el campo medio de temperatura de SPEEDY y NCEP. </w:t>
      </w:r>
      <w:commentRangeStart w:id="5"/>
      <w:r>
        <w:rPr>
          <w:lang w:val="es-ES"/>
          <w:rPrChange w:id="0" w:author="Carolina Vera" w:date="2018-02-14T11:51:00Z"/>
        </w:rPr>
        <w:t>En 850hPa y 500hPa, ambos campos son muy similares, tanto en el gradiente meridional como en las anomalas zonales (que se muestran mejor en la ).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commentRangeEnd w:id="5"/>
      <w:r>
        <w:commentReference w:id="5"/>
      </w:r>
      <w:r>
        <w:rPr>
          <w:lang w:val="es-ES"/>
        </w:rPr>
      </w:r>
    </w:p>
    <w:p>
      <w:pPr>
        <w:pStyle w:val="TextBody"/>
        <w:rPr>
          <w:lang w:val="es-ES"/>
        </w:rPr>
      </w:pPr>
      <w:ins w:id="47" w:author="Carolina Vera" w:date="2018-02-18T18:28:00Z">
        <w:r>
          <w:rPr>
            <w:lang w:val="es-ES"/>
          </w:rPr>
          <w:t>La Figura 7.67 present</w:t>
        </w:r>
      </w:ins>
      <w:ins w:id="48" w:author="Carolina Vera" w:date="2018-02-18T18:29:00Z">
        <w:r>
          <w:rPr>
            <w:lang w:val="es-ES"/>
          </w:rPr>
          <w:t xml:space="preserve">a </w:t>
        </w:r>
      </w:ins>
      <w:del w:id="49" w:author="Carolina Vera" w:date="2018-02-18T18:28:00Z">
        <w:r>
          <w:rPr>
            <w:lang w:val="es-ES"/>
          </w:rPr>
          <w:delText xml:space="preserve">En cuanto a </w:delText>
        </w:r>
      </w:del>
      <w:r>
        <w:rPr>
          <w:lang w:val="es-ES"/>
          <w:rPrChange w:id="0" w:author="Carolina Vera" w:date="2018-02-14T11:51:00Z"/>
        </w:rPr>
        <w:t xml:space="preserve">las anomalías zonales </w:t>
      </w:r>
      <w:del w:id="51" w:author="Carolina Vera" w:date="2018-02-18T18:29:00Z">
        <w:r>
          <w:rPr>
            <w:lang w:val="es-ES"/>
          </w:rPr>
          <w:delText xml:space="preserve">(), </w:delText>
        </w:r>
      </w:del>
      <w:ins w:id="52" w:author="Carolina Vera" w:date="2018-02-18T18:29:00Z">
        <w:r>
          <w:rPr>
            <w:lang w:val="es-ES"/>
          </w:rPr>
          <w:t xml:space="preserve">simuladas y observadas en 850 y 200 hPa. </w:t>
        </w:r>
      </w:ins>
      <w:r>
        <w:rPr>
          <w:lang w:val="es-ES"/>
        </w:rPr>
        <w:t>Ambas coinciden en niveles bajos, donde la influencia superficial es importante, pero son diferentes en altura</w:t>
      </w:r>
      <w:r>
        <w:rPr>
          <w:lang w:val="es-ES"/>
          <w:rPrChange w:id="0" w:author="Carolina Vera" w:date="2018-02-14T11:51:00Z"/>
        </w:rPr>
        <w:t xml:space="preserve">. </w:t>
      </w:r>
      <w:commentRangeStart w:id="6"/>
      <w:r>
        <w:rPr>
          <w:lang w:val="es-ES"/>
          <w:rPrChange w:id="0" w:author="Carolina Vera" w:date="2018-02-14T11:51:00Z"/>
        </w:rPr>
        <w:t>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commentRangeEnd w:id="6"/>
      <w:r>
        <w:commentReference w:id="6"/>
      </w:r>
      <w:r>
        <w:rPr>
          <w:lang w:val="es-ES"/>
        </w:rPr>
      </w:r>
    </w:p>
    <w:p>
      <w:pPr>
        <w:pStyle w:val="FigurewithCaption"/>
        <w:rPr/>
      </w:pPr>
      <w:r>
        <w:rPr/>
        <w:drawing>
          <wp:inline distT="0" distB="0" distL="0" distR="0">
            <wp:extent cx="5334000" cy="3618865"/>
            <wp:effectExtent l="0" t="0" r="0" b="0"/>
            <wp:docPr id="3" name="Image2" descr="T* - fig:tz-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T* - fig:tz-sp-nc"/>
                    <pic:cNvPicPr>
                      <a:picLocks noChangeAspect="1" noChangeArrowheads="1"/>
                    </pic:cNvPicPr>
                  </pic:nvPicPr>
                  <pic:blipFill>
                    <a:blip r:embed="rId4"/>
                    <a:stretch>
                      <a:fillRect/>
                    </a:stretch>
                  </pic:blipFill>
                  <pic:spPr bwMode="auto">
                    <a:xfrm>
                      <a:off x="0" y="0"/>
                      <a:ext cx="5334000" cy="3618865"/>
                    </a:xfrm>
                    <a:prstGeom prst="rect">
                      <a:avLst/>
                    </a:prstGeom>
                  </pic:spPr>
                </pic:pic>
              </a:graphicData>
            </a:graphic>
          </wp:inline>
        </w:drawing>
      </w:r>
    </w:p>
    <w:p>
      <w:pPr>
        <w:pStyle w:val="ImageCaption"/>
        <w:rPr>
          <w:lang w:val="fr-FR"/>
        </w:rPr>
      </w:pPr>
      <w:r>
        <w:rPr>
          <w:lang w:val="fr-FR"/>
          <w:rPrChange w:id="0" w:author="Carolina Vera" w:date="2018-02-14T11:51:00Z"/>
        </w:rPr>
        <w:t>T* - fig:tz-sp-nc</w:t>
      </w:r>
    </w:p>
    <w:p>
      <w:pPr>
        <w:pStyle w:val="Heading3"/>
        <w:rPr>
          <w:lang w:val="fr-FR"/>
        </w:rPr>
      </w:pPr>
      <w:bookmarkStart w:id="7" w:name="_Toc506372342"/>
      <w:bookmarkStart w:id="8" w:name="viento-zonal-1"/>
      <w:bookmarkEnd w:id="8"/>
      <w:r>
        <w:rPr>
          <w:lang w:val="fr-FR"/>
          <w:rPrChange w:id="0" w:author="Carolina Vera" w:date="2018-02-14T11:51:00Z"/>
        </w:rPr>
        <w:t>Viento zonal</w:t>
      </w:r>
      <w:bookmarkEnd w:id="7"/>
    </w:p>
    <w:p>
      <w:pPr>
        <w:pStyle w:val="FigurewithCaption"/>
        <w:rPr/>
      </w:pPr>
      <w:r>
        <w:rPr/>
        <w:drawing>
          <wp:inline distT="0" distB="0" distL="0" distR="0">
            <wp:extent cx="4726305" cy="3696335"/>
            <wp:effectExtent l="0" t="0" r="0" b="0"/>
            <wp:docPr id="4" name="Image3" descr="Viento zonal medio (speedy contornos, ncep sombreado). - fig:u-sp-nc-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Viento zonal medio (speedy contornos, ncep sombreado). - fig:u-sp-nc-corte"/>
                    <pic:cNvPicPr>
                      <a:picLocks noChangeAspect="1" noChangeArrowheads="1"/>
                    </pic:cNvPicPr>
                  </pic:nvPicPr>
                  <pic:blipFill>
                    <a:blip r:embed="rId5"/>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Viento zonal medio (speedy contornos, ncep sombreado). - fig:u-sp-nc-corte</w:t>
      </w:r>
    </w:p>
    <w:p>
      <w:pPr>
        <w:pStyle w:val="TextBody"/>
        <w:rPr/>
      </w:pPr>
      <w:r>
        <w:rPr>
          <w:lang w:val="es-ES"/>
          <w:rPrChange w:id="0" w:author="Carolina Vera" w:date="2018-02-14T11:51:00Z"/>
        </w:rPr>
        <w:t xml:space="preserve">En la  </w:t>
      </w:r>
      <w:ins w:id="59" w:author="Carolina Vera" w:date="2018-02-18T18:32:00Z">
        <w:r>
          <w:rPr>
            <w:lang w:val="es-ES"/>
          </w:rPr>
          <w:t xml:space="preserve">Figura 7.68 </w:t>
        </w:r>
      </w:ins>
      <w:r>
        <w:rPr>
          <w:lang w:val="es-ES"/>
          <w:rPrChange w:id="0" w:author="Carolina Vera" w:date="2018-02-14T11:51:00Z"/>
        </w:rPr>
        <w:t xml:space="preserve">se muestra el viento zonal </w:t>
      </w:r>
      <w:ins w:id="61" w:author="Carolina Vera" w:date="2018-02-18T18:32:00Z">
        <w:r>
          <w:rPr>
            <w:lang w:val="es-ES"/>
          </w:rPr>
          <w:t xml:space="preserve">medio </w:t>
        </w:r>
      </w:ins>
      <w:r>
        <w:rPr>
          <w:lang w:val="es-ES"/>
          <w:rPrChange w:id="0" w:author="Carolina Vera" w:date="2018-02-14T11:51:00Z"/>
        </w:rPr>
        <w:t xml:space="preserve">para SPEEDY y NCEP. </w:t>
      </w:r>
      <w:ins w:id="63" w:author="Carolina Vera" w:date="2018-02-18T18:32:00Z">
        <w:r>
          <w:rPr>
            <w:lang w:val="es-ES"/>
          </w:rPr>
          <w:t>El modelo es capaz de representar el menos crudamente, varias de las características obser</w:t>
        </w:r>
      </w:ins>
      <w:ins w:id="64" w:author="Carolina Vera" w:date="2018-02-18T18:33:00Z">
        <w:r>
          <w:rPr>
            <w:lang w:val="es-ES"/>
          </w:rPr>
          <w:t xml:space="preserve">vadas más importantes, como ser la existencia de </w:t>
        </w:r>
      </w:ins>
      <w:ins w:id="65" w:author="Carolina Vera" w:date="2018-02-18T18:35:00Z">
        <w:r>
          <w:rPr>
            <w:lang w:val="es-ES"/>
          </w:rPr>
          <w:t xml:space="preserve">regiones de vientos del oeste intensos en regiones </w:t>
        </w:r>
      </w:ins>
      <w:ins w:id="66" w:author="Carolina Vera" w:date="2018-02-18T18:33:00Z">
        <w:r>
          <w:rPr>
            <w:lang w:val="es-ES"/>
          </w:rPr>
          <w:t>subtropical</w:t>
        </w:r>
      </w:ins>
      <w:ins w:id="67" w:author="Carolina Vera" w:date="2018-02-18T18:35:00Z">
        <w:r>
          <w:rPr>
            <w:lang w:val="es-ES"/>
          </w:rPr>
          <w:t>es</w:t>
        </w:r>
      </w:ins>
      <w:ins w:id="68" w:author="Carolina Vera" w:date="2018-02-18T18:33:00Z">
        <w:r>
          <w:rPr>
            <w:lang w:val="es-ES"/>
          </w:rPr>
          <w:t xml:space="preserve"> y subpolar</w:t>
        </w:r>
      </w:ins>
      <w:ins w:id="69" w:author="Carolina Vera" w:date="2018-02-18T18:35:00Z">
        <w:r>
          <w:rPr>
            <w:lang w:val="es-ES"/>
          </w:rPr>
          <w:t>es</w:t>
        </w:r>
      </w:ins>
      <w:ins w:id="70" w:author="Carolina Vera" w:date="2018-02-18T18:33:00Z">
        <w:r>
          <w:rPr>
            <w:lang w:val="es-ES"/>
          </w:rPr>
          <w:t>, así como sus variaciones estacionales. Sin embargo e</w:t>
        </w:r>
      </w:ins>
      <w:del w:id="71" w:author="Carolina Vera" w:date="2018-02-18T18:33:00Z">
        <w:r>
          <w:rPr>
            <w:lang w:val="es-ES"/>
          </w:rPr>
          <w:delText>E</w:delText>
        </w:r>
      </w:del>
      <w:r>
        <w:rPr>
          <w:lang w:val="es-ES"/>
          <w:rPrChange w:id="0" w:author="Carolina Vera" w:date="2018-02-14T11:51:00Z"/>
        </w:rPr>
        <w:t xml:space="preserve">l </w:t>
      </w:r>
      <w:commentRangeStart w:id="7"/>
      <w:r>
        <w:rPr>
          <w:lang w:val="es-ES"/>
          <w:rPrChange w:id="0" w:author="Carolina Vera" w:date="2018-02-14T11:51:00Z"/>
        </w:rPr>
        <w:t xml:space="preserve">jet </w:t>
      </w:r>
      <w:del w:id="74" w:author="Carolina Vera" w:date="2018-02-18T18:33:00Z">
        <w:r>
          <w:rPr>
            <w:lang w:val="es-ES"/>
          </w:rPr>
          <w:delText xml:space="preserve">subtropical </w:delText>
        </w:r>
      </w:del>
      <w:r>
        <w:rPr>
          <w:lang w:val="es-ES"/>
        </w:rPr>
      </w:r>
      <w:ins w:id="75" w:author="Carolina Vera" w:date="2018-02-18T18:33:00Z">
        <w:commentRangeEnd w:id="7"/>
        <w:r>
          <w:commentReference w:id="7"/>
        </w:r>
        <w:r>
          <w:rPr>
            <w:lang w:val="es-ES"/>
          </w:rPr>
          <w:t xml:space="preserve">simulado en verano </w:t>
        </w:r>
      </w:ins>
      <w:r>
        <w:rPr>
          <w:lang w:val="es-ES"/>
          <w:rPrChange w:id="0" w:author="Carolina Vera" w:date="2018-02-14T11:51:00Z"/>
        </w:rPr>
        <w:t>se encuentra más al norte y lig</w:t>
      </w:r>
      <w:ins w:id="77" w:author="Carolina Vera" w:date="2018-02-18T18:33:00Z">
        <w:r>
          <w:rPr>
            <w:lang w:val="es-ES"/>
          </w:rPr>
          <w:t>e</w:t>
        </w:r>
      </w:ins>
      <w:del w:id="78" w:author="Carolina Vera" w:date="2018-02-18T18:33:00Z">
        <w:r>
          <w:rPr>
            <w:lang w:val="es-ES"/>
          </w:rPr>
          <w:delText>é</w:delText>
        </w:r>
      </w:del>
      <w:r>
        <w:rPr>
          <w:lang w:val="es-ES"/>
          <w:rPrChange w:id="0" w:author="Carolina Vera" w:date="2018-02-14T11:51:00Z"/>
        </w:rPr>
        <w:t>ramente más elevado</w:t>
      </w:r>
      <w:del w:id="80" w:author="Carolina Vera" w:date="2018-02-18T18:34:00Z">
        <w:r>
          <w:rPr>
            <w:lang w:val="es-ES"/>
          </w:rPr>
          <w:delText xml:space="preserve"> en verano</w:delText>
        </w:r>
      </w:del>
      <w:r>
        <w:rPr>
          <w:lang w:val="es-ES"/>
          <w:rPrChange w:id="0" w:author="Carolina Vera" w:date="2018-02-14T11:51:00Z"/>
        </w:rPr>
        <w:t xml:space="preserve">, así como </w:t>
      </w:r>
      <w:ins w:id="82" w:author="Carolina Vera" w:date="2018-02-18T18:36:00Z">
        <w:r>
          <w:rPr>
            <w:lang w:val="es-ES"/>
          </w:rPr>
          <w:t>los jets subtropicales</w:t>
        </w:r>
      </w:ins>
      <w:ins w:id="83" w:author="Carolina Vera" w:date="2018-02-18T18:35:00Z">
        <w:r>
          <w:rPr>
            <w:lang w:val="es-ES"/>
          </w:rPr>
          <w:t xml:space="preserve"> </w:t>
        </w:r>
      </w:ins>
      <w:ins w:id="84" w:author="Carolina Vera" w:date="2018-02-18T18:36:00Z">
        <w:r>
          <w:rPr>
            <w:lang w:val="es-ES"/>
          </w:rPr>
          <w:t xml:space="preserve">simulados en las latitudes subtropicales son </w:t>
        </w:r>
      </w:ins>
      <w:r>
        <w:rPr>
          <w:lang w:val="es-ES"/>
          <w:rPrChange w:id="0" w:author="Carolina Vera" w:date="2018-02-14T11:51:00Z"/>
        </w:rPr>
        <w:t>considerablemente más intenso</w:t>
      </w:r>
      <w:ins w:id="86" w:author="Carolina Vera" w:date="2018-02-18T18:36:00Z">
        <w:r>
          <w:rPr>
            <w:lang w:val="es-ES"/>
          </w:rPr>
          <w:t>s</w:t>
        </w:r>
      </w:ins>
      <w:r>
        <w:rPr>
          <w:lang w:val="es-ES"/>
          <w:rPrChange w:id="0" w:author="Carolina Vera" w:date="2018-02-14T11:51:00Z"/>
        </w:rPr>
        <w:t xml:space="preserve"> en todas las estaciones. </w:t>
      </w:r>
      <w:ins w:id="88" w:author="Carolina Vera" w:date="2018-02-18T18:36:00Z">
        <w:r>
          <w:rPr>
            <w:lang w:val="es-ES"/>
          </w:rPr>
          <w:t>Se especula que esto pod</w:t>
        </w:r>
      </w:ins>
      <w:ins w:id="89" w:author="Carolina Vera" w:date="2018-02-18T18:37:00Z">
        <w:r>
          <w:rPr>
            <w:lang w:val="es-ES"/>
          </w:rPr>
          <w:t xml:space="preserve">ría deberse a una celda de Hadley simulada más intensificada y con menos variaciones estacionales. Se destaca </w:t>
        </w:r>
      </w:ins>
      <w:ins w:id="90" w:author="Carolina Vera" w:date="2018-02-18T18:38:00Z">
        <w:r>
          <w:rPr>
            <w:lang w:val="es-ES"/>
          </w:rPr>
          <w:t xml:space="preserve">además </w:t>
        </w:r>
      </w:ins>
      <w:ins w:id="91" w:author="Carolina Vera" w:date="2018-02-18T18:37:00Z">
        <w:r>
          <w:rPr>
            <w:lang w:val="es-ES"/>
          </w:rPr>
          <w:t xml:space="preserve">la ausencia de un máximo asociado al jet subpolar, lo cual podría deberse a la </w:t>
        </w:r>
      </w:ins>
      <w:del w:id="92" w:author="Carolina Vera" w:date="2018-02-18T18:37:00Z">
        <w:r>
          <w:rPr>
            <w:lang w:val="es-ES"/>
          </w:rPr>
          <w:delText xml:space="preserve">La </w:delText>
        </w:r>
      </w:del>
      <w:r>
        <w:rPr>
          <w:lang w:val="es-ES"/>
          <w:rPrChange w:id="0" w:author="Carolina Vera" w:date="2018-02-14T11:51:00Z"/>
        </w:rPr>
        <w:t xml:space="preserve">falta de </w:t>
      </w:r>
      <w:ins w:id="94" w:author="Carolina Vera" w:date="2018-02-18T18:38:00Z">
        <w:r>
          <w:rPr>
            <w:lang w:val="es-ES"/>
          </w:rPr>
          <w:t xml:space="preserve">suficientes </w:t>
        </w:r>
      </w:ins>
      <w:r>
        <w:rPr>
          <w:lang w:val="es-ES"/>
          <w:rPrChange w:id="0" w:author="Carolina Vera" w:date="2018-02-14T11:51:00Z"/>
        </w:rPr>
        <w:t xml:space="preserve">niveles verticales </w:t>
      </w:r>
      <w:ins w:id="96" w:author="Carolina Vera" w:date="2018-02-18T18:37:00Z">
        <w:r>
          <w:rPr>
            <w:lang w:val="es-ES"/>
          </w:rPr>
          <w:t>en la porción supe</w:t>
        </w:r>
      </w:ins>
      <w:ins w:id="97" w:author="Carolina Vera" w:date="2018-02-18T18:38:00Z">
        <w:r>
          <w:rPr>
            <w:lang w:val="es-ES"/>
          </w:rPr>
          <w:t>rior.</w:t>
        </w:r>
      </w:ins>
      <w:del w:id="98" w:author="Carolina Vera" w:date="2018-02-18T18:38:00Z">
        <w:r>
          <w:rPr>
            <w:lang w:val="es-ES"/>
          </w:rPr>
          <w:delText>se hace evidente en la falta de un jet polar.</w:delText>
        </w:r>
      </w:del>
    </w:p>
    <w:p>
      <w:pPr>
        <w:pStyle w:val="TextBody"/>
        <w:rPr>
          <w:lang w:val="es-ES"/>
        </w:rPr>
      </w:pPr>
      <w:r>
        <w:rPr>
          <w:lang w:val="es-ES"/>
        </w:rPr>
      </w:r>
    </w:p>
    <w:p>
      <w:pPr>
        <w:pStyle w:val="TextBody"/>
        <w:rPr>
          <w:color w:val="FF0000"/>
          <w:lang w:val="es-ES"/>
        </w:rPr>
      </w:pPr>
      <w:r>
        <w:rPr>
          <w:lang w:val="es-ES"/>
          <w:rPrChange w:id="0" w:author="Carolina Vera" w:date="2018-02-14T11:51:00Z"/>
        </w:rPr>
        <w:t>Cosas para ver:</w:t>
        <w:br/>
        <w:t>* Speedy no logra desarrollar un jet polar por la falta de niveles verticales en la estratósfera. Tampoco reproduce los estes estratosféricos en latitudes bajas. Su jet subtropical es más intenso y su máximo se da ligéramente en niveles más altos en NCEP.</w:t>
      </w:r>
      <w:ins w:id="100" w:author="Carolina Vera" w:date="2018-02-18T18:38:00Z">
        <w:r>
          <w:rPr>
            <w:lang w:val="es-ES"/>
          </w:rPr>
          <w:t xml:space="preserve"> </w:t>
        </w:r>
      </w:ins>
      <w:ins w:id="101" w:author="Carolina Vera" w:date="2018-02-18T18:38:00Z">
        <w:r>
          <w:rPr>
            <w:color w:val="FF0000"/>
            <w:lang w:val="es-ES"/>
          </w:rPr>
          <w:t>(alcanza con lo que está escrito ahora. A lo sumo agregá alguna referencia</w:t>
        </w:r>
      </w:ins>
      <w:ins w:id="102" w:author="Carolina Vera" w:date="2018-02-18T18:39:00Z">
        <w:r>
          <w:rPr>
            <w:color w:val="FF0000"/>
            <w:lang w:val="es-ES"/>
          </w:rPr>
          <w:t xml:space="preserve"> de trabajos anteriores)</w:t>
        </w:r>
      </w:ins>
    </w:p>
    <w:p>
      <w:pPr>
        <w:pStyle w:val="TextBody"/>
        <w:rPr>
          <w:color w:val="FF0000"/>
          <w:lang w:val="es-ES"/>
        </w:rPr>
      </w:pPr>
      <w:r>
        <w:rPr>
          <w:lang w:val="es-ES"/>
          <w:rPrChange w:id="0" w:author="Carolina Vera" w:date="2018-02-14T11:51:00Z"/>
        </w:rPr>
        <w:t>Campo medio (me parece que no lo voy a poner, no agrega información que no esté en el anterior y en el de geopotencial.)</w:t>
      </w:r>
      <w:ins w:id="104" w:author="Carolina Vera" w:date="2018-02-18T18:39:00Z">
        <w:r>
          <w:rPr>
            <w:lang w:val="es-ES"/>
          </w:rPr>
          <w:t xml:space="preserve"> </w:t>
        </w:r>
      </w:ins>
      <w:ins w:id="105" w:author="Carolina Vera" w:date="2018-02-18T18:39:00Z">
        <w:r>
          <w:rPr>
            <w:color w:val="FF0000"/>
            <w:lang w:val="es-ES"/>
          </w:rPr>
          <w:t xml:space="preserve">(Coincido). </w:t>
        </w:r>
      </w:ins>
    </w:p>
    <w:p>
      <w:pPr>
        <w:pStyle w:val="FigurewithCaption"/>
        <w:rPr/>
      </w:pPr>
      <w:r>
        <w:rPr/>
        <w:drawing>
          <wp:inline distT="0" distB="0" distL="0" distR="0">
            <wp:extent cx="5334000" cy="3618865"/>
            <wp:effectExtent l="0" t="0" r="0" b="0"/>
            <wp:docPr id="5" name="Image4" descr="Diferencia entre ncep y speedy en viento zonal - fig:u-dif-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ferencia entre ncep y speedy en viento zonal - fig:u-dif-sp-nc"/>
                    <pic:cNvPicPr>
                      <a:picLocks noChangeAspect="1" noChangeArrowheads="1"/>
                    </pic:cNvPicPr>
                  </pic:nvPicPr>
                  <pic:blipFill>
                    <a:blip r:embed="rId6"/>
                    <a:stretch>
                      <a:fillRect/>
                    </a:stretch>
                  </pic:blipFill>
                  <pic:spPr bwMode="auto">
                    <a:xfrm>
                      <a:off x="0" y="0"/>
                      <a:ext cx="5334000" cy="3618865"/>
                    </a:xfrm>
                    <a:prstGeom prst="rect">
                      <a:avLst/>
                    </a:prstGeom>
                  </pic:spPr>
                </pic:pic>
              </a:graphicData>
            </a:graphic>
          </wp:inline>
        </w:drawing>
      </w:r>
    </w:p>
    <w:p>
      <w:pPr>
        <w:pStyle w:val="ImageCaption"/>
        <w:rPr>
          <w:lang w:val="es-ES"/>
          <w:ins w:id="107" w:author="Carolina Vera" w:date="2018-02-18T18:40:00Z"/>
        </w:rPr>
      </w:pPr>
      <w:r>
        <w:rPr>
          <w:lang w:val="es-ES"/>
          <w:rPrChange w:id="0" w:author="Carolina Vera" w:date="2018-02-14T11:51:00Z"/>
        </w:rPr>
        <w:t>Diferencia entre ncep y speedy en viento zonal - fig:u-dif-sp-nc</w:t>
      </w:r>
    </w:p>
    <w:p>
      <w:pPr>
        <w:pStyle w:val="ImageCaption"/>
        <w:rPr>
          <w:lang w:val="es-ES"/>
          <w:del w:id="109" w:author="Carolina Vera" w:date="2018-02-18T18:40:00Z"/>
        </w:rPr>
      </w:pPr>
      <w:del w:id="108" w:author="Carolina Vera" w:date="2018-02-18T18:40:00Z">
        <w:r>
          <w:rPr>
            <w:lang w:val="es-ES"/>
          </w:rPr>
        </w:r>
      </w:del>
    </w:p>
    <w:p>
      <w:pPr>
        <w:pStyle w:val="ImageCaption"/>
        <w:rPr>
          <w:lang w:val="es-ES"/>
        </w:rPr>
      </w:pPr>
      <w:del w:id="110" w:author="Carolina Vera" w:date="2018-02-18T18:39:00Z">
        <w:r>
          <w:rPr>
            <w:lang w:val="es-ES"/>
          </w:rPr>
          <w:delText>Cosas para ver:</w:delText>
          <w:br/>
          <w:delText>Jet polar en invierno y primavera en niveles altos (&lt; 100 hPa). Jest subtropical en niveles “medios”.</w:delText>
        </w:r>
      </w:del>
    </w:p>
    <w:p>
      <w:pPr>
        <w:pStyle w:val="ImageCaption"/>
        <w:rPr>
          <w:lang w:val="es-ES"/>
          <w:ins w:id="112" w:author="Carolina Vera" w:date="2018-02-18T18:39:00Z"/>
        </w:rPr>
      </w:pPr>
      <w:ins w:id="111" w:author="Carolina Vera" w:date="2018-02-18T18:39:00Z">
        <w:r>
          <w:rPr>
            <w:lang w:val="es-ES"/>
          </w:rPr>
        </w:r>
      </w:ins>
      <w:bookmarkStart w:id="9" w:name="gradiente-meridional-de-vorticidad-absol"/>
      <w:bookmarkStart w:id="10" w:name="gradiente-meridional-de-vorticidad-absol"/>
      <w:bookmarkEnd w:id="10"/>
    </w:p>
    <w:p>
      <w:pPr>
        <w:pStyle w:val="Heading3"/>
        <w:rPr>
          <w:lang w:val="es-ES"/>
        </w:rPr>
      </w:pPr>
      <w:bookmarkStart w:id="11" w:name="_Toc506372343"/>
      <w:r>
        <w:rPr>
          <w:lang w:val="es-ES"/>
          <w:rPrChange w:id="0" w:author="Carolina Vera" w:date="2018-02-14T11:51:00Z"/>
        </w:rPr>
        <w:t>Gradiente meridional de vorticidad absoluta</w:t>
      </w:r>
      <w:bookmarkEnd w:id="11"/>
    </w:p>
    <w:p>
      <w:pPr>
        <w:pStyle w:val="FirstParagraph"/>
        <w:rPr>
          <w:lang w:val="es-ES"/>
        </w:rPr>
      </w:pPr>
      <w:r>
        <w:rPr>
          <w:lang w:val="es-ES"/>
          <w:rPrChange w:id="0" w:author="Carolina Vera" w:date="2018-02-14T11:51:00Z"/>
        </w:rPr>
        <w:t>Comparando con la figura , los gradientes son menores y más zonales. Es significativo que la región “prohibida” en invierno de niveles altos es menor en 200hPa y casi desaparece en 300hPa.</w:t>
      </w:r>
    </w:p>
    <w:p>
      <w:pPr>
        <w:pStyle w:val="Heading3"/>
        <w:rPr/>
      </w:pPr>
      <w:bookmarkStart w:id="12" w:name="numero-de-onda-estacionaria"/>
      <w:bookmarkStart w:id="13" w:name="_Toc506372344"/>
      <w:bookmarkEnd w:id="12"/>
      <w:r>
        <w:rPr/>
        <w:t>Número de onda estacionaria</w:t>
      </w:r>
      <w:bookmarkEnd w:id="13"/>
    </w:p>
    <w:p>
      <w:pPr>
        <w:pStyle w:val="FigurewithCaption"/>
        <w:rPr/>
      </w:pPr>
      <w:r>
        <w:rPr/>
        <w:drawing>
          <wp:inline distT="0" distB="0" distL="0" distR="0">
            <wp:extent cx="5334000" cy="5427980"/>
            <wp:effectExtent l="0" t="0" r="0" b="0"/>
            <wp:docPr id="6" name="Image5" descr="Número de onda estacionario en 300hPa (speedy). - fig:k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Número de onda estacionario en 300hPa (speedy). - fig:ks-sp"/>
                    <pic:cNvPicPr>
                      <a:picLocks noChangeAspect="1" noChangeArrowheads="1"/>
                    </pic:cNvPicPr>
                  </pic:nvPicPr>
                  <pic:blipFill>
                    <a:blip r:embed="rId7"/>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1:00Z"/>
        </w:rPr>
        <w:t>Número de onda estacionario en 300hPa (speedy). - fig:ks-sp</w:t>
      </w:r>
    </w:p>
    <w:p>
      <w:pPr>
        <w:pStyle w:val="TextBody"/>
        <w:rPr>
          <w:lang w:val="es-ES"/>
        </w:rPr>
      </w:pPr>
      <w:r>
        <w:rPr>
          <w:lang w:val="es-ES"/>
          <w:rPrChange w:id="0" w:author="Carolina Vera" w:date="2018-02-14T11:51:00Z"/>
        </w:rPr>
        <w:t>Comparando con  la mayor diferencia es la desaparición de una región de propagación impedida en ~-40° en el Índico y el Pacífico en Otoño.</w:t>
      </w:r>
    </w:p>
    <w:p>
      <w:pPr>
        <w:pStyle w:val="FigurewithCaption"/>
        <w:rPr/>
      </w:pPr>
      <w:r>
        <w:rPr/>
        <w:drawing>
          <wp:inline distT="0" distB="0" distL="0" distR="0">
            <wp:extent cx="4726305" cy="3696335"/>
            <wp:effectExtent l="0" t="0" r="0" b="0"/>
            <wp:docPr id="7" name="Image6" descr="Número de onda estacionario medio por círculo de latitud. - fig:ks-sp-nc-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Número de onda estacionario medio por círculo de latitud. - fig:ks-sp-nc-corte"/>
                    <pic:cNvPicPr>
                      <a:picLocks noChangeAspect="1" noChangeArrowheads="1"/>
                    </pic:cNvPicPr>
                  </pic:nvPicPr>
                  <pic:blipFill>
                    <a:blip r:embed="rId8"/>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1:00Z"/>
        </w:rPr>
        <w:t>Número de onda estacionario medio por círculo de latitud. - fig:ks-sp-nc-corte</w:t>
      </w:r>
    </w:p>
    <w:p>
      <w:pPr>
        <w:pStyle w:val="TextBody"/>
        <w:rPr>
          <w:lang w:val="es-ES"/>
        </w:rPr>
      </w:pPr>
      <w:r>
        <w:rPr>
          <w:lang w:val="es-ES"/>
          <w:rPrChange w:id="0" w:author="Carolina Vera" w:date="2018-02-14T11:51:00Z"/>
        </w:rPr>
        <w:t>En promedio zonal, sin embargo, SPEEDY funciona bien.</w:t>
      </w:r>
    </w:p>
    <w:p>
      <w:pPr>
        <w:pStyle w:val="Heading3"/>
        <w:rPr/>
      </w:pPr>
      <w:bookmarkStart w:id="14" w:name="_Toc506372345"/>
      <w:bookmarkStart w:id="15" w:name="funcion-corriente-2"/>
      <w:bookmarkEnd w:id="15"/>
      <w:r>
        <w:rPr/>
        <w:t>Función corriente</w:t>
      </w:r>
      <w:bookmarkEnd w:id="14"/>
    </w:p>
    <w:p>
      <w:pPr>
        <w:pStyle w:val="Heading3"/>
        <w:rPr/>
      </w:pPr>
      <w:bookmarkStart w:id="16" w:name="_Toc506372346"/>
      <w:bookmarkStart w:id="17" w:name="onda-3-1"/>
      <w:bookmarkEnd w:id="17"/>
      <w:r>
        <w:rPr/>
        <w:t>Onda 3</w:t>
      </w:r>
      <w:bookmarkEnd w:id="16"/>
    </w:p>
    <w:p>
      <w:pPr>
        <w:pStyle w:val="FigurewithCaption"/>
        <w:rPr/>
      </w:pPr>
      <w:r>
        <w:rPr/>
        <w:drawing>
          <wp:inline distT="0" distB="0" distL="0" distR="0">
            <wp:extent cx="5334000" cy="3618865"/>
            <wp:effectExtent l="0" t="0" r="0" b="0"/>
            <wp:docPr id="8" name="Image7" descr="Amplitud de fourier (speedy en sombreado, ncep en contornos). - fig:ampl-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mplitud de fourier (speedy en sombreado, ncep en contornos). - fig:ampl-sp-nc"/>
                    <pic:cNvPicPr>
                      <a:picLocks noChangeAspect="1" noChangeArrowheads="1"/>
                    </pic:cNvPicPr>
                  </pic:nvPicPr>
                  <pic:blipFill>
                    <a:blip r:embed="rId9"/>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Amplitud de fourier (speedy en sombreado, ncep en contornos). - fig:ampl-sp-nc</w:t>
      </w:r>
    </w:p>
    <w:p>
      <w:pPr>
        <w:pStyle w:val="FigurewithCaption"/>
        <w:rPr/>
      </w:pPr>
      <w:r>
        <w:rPr/>
        <w:drawing>
          <wp:inline distT="0" distB="0" distL="0" distR="0">
            <wp:extent cx="5334000" cy="5427980"/>
            <wp:effectExtent l="0" t="0" r="0" b="0"/>
            <wp:docPr id="9" name="Image8" descr="Media de reconstrucción de onda 3 (sombreado speedy, contornos ncep) - fig:qs2-sp-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Media de reconstrucción de onda 3 (sombreado speedy, contornos ncep) - fig:qs2-sp-nc"/>
                    <pic:cNvPicPr>
                      <a:picLocks noChangeAspect="1" noChangeArrowheads="1"/>
                    </pic:cNvPicPr>
                  </pic:nvPicPr>
                  <pic:blipFill>
                    <a:blip r:embed="rId10"/>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1:00Z"/>
        </w:rPr>
        <w:t>Media de reconstrucción de onda 3 (sombreado speedy, contornos ncep) - fig:qs2-sp-nc</w:t>
      </w:r>
    </w:p>
    <w:p>
      <w:pPr>
        <w:pStyle w:val="TextBody"/>
        <w:rPr>
          <w:lang w:val="es-ES"/>
        </w:rPr>
      </w:pPr>
      <w:r>
        <w:rPr>
          <w:lang w:val="es-ES"/>
        </w:rPr>
        <w:t>La onda 3 no está muy bien representada en el modelo. Aunque la estructura vertical y la posición meridional está bien (salvo en otoño), la amplitud es mucho menor. La fase, además, está corrida ligeramente en verano, pero quedando en cuadratura en invierno y defasado 180 en primavera.</w:t>
      </w:r>
    </w:p>
    <w:p>
      <w:pPr>
        <w:pStyle w:val="Heading2"/>
        <w:rPr>
          <w:lang w:val="es-ES"/>
        </w:rPr>
      </w:pPr>
      <w:r>
        <w:rPr>
          <w:lang w:val="es-ES"/>
        </w:rPr>
        <w:t>Experimentos de sensibilidad</w:t>
      </w:r>
    </w:p>
    <w:p>
      <w:pPr>
        <w:pStyle w:val="FirstParagraph"/>
        <w:rPr>
          <w:color w:val="FF0000"/>
          <w:lang w:val="es-ES"/>
        </w:rPr>
      </w:pPr>
      <w:r>
        <w:rPr>
          <w:color w:val="FF0000"/>
          <w:lang w:val="es-ES"/>
        </w:rPr>
        <w:t xml:space="preserve">(Acá primero describí las características de los diferentes experimentos,  y definí sus nombres). </w:t>
      </w:r>
    </w:p>
    <w:p>
      <w:pPr>
        <w:pStyle w:val="FirstParagraph"/>
        <w:rPr>
          <w:lang w:val="es-ES"/>
        </w:rPr>
      </w:pPr>
      <w:r>
        <w:rPr>
          <w:lang w:val="es-ES"/>
        </w:rPr>
        <w:t>Comparación entre corridas ### Altura geopotencial</w:t>
      </w:r>
    </w:p>
    <w:p>
      <w:pPr>
        <w:pStyle w:val="FigurewithCaption"/>
        <w:rPr/>
      </w:pPr>
      <w:r>
        <w:rPr/>
        <w:drawing>
          <wp:inline distT="0" distB="0" distL="0" distR="0">
            <wp:extent cx="5334000" cy="3618865"/>
            <wp:effectExtent l="0" t="0" r="0" b="0"/>
            <wp:docPr id="10" name="Image9" descr="Diferencia Control - corrida para Z* - fig:ghz-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Diferencia Control - corrida para Z* - fig:ghz-dif-sp-runs"/>
                    <pic:cNvPicPr>
                      <a:picLocks noChangeAspect="1" noChangeArrowheads="1"/>
                    </pic:cNvPicPr>
                  </pic:nvPicPr>
                  <pic:blipFill>
                    <a:blip r:embed="rId1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Control - corrida para Z* - fig:ghz-dif-sp-runs</w:t>
      </w:r>
    </w:p>
    <w:p>
      <w:pPr>
        <w:pStyle w:val="Heading3"/>
        <w:rPr>
          <w:lang w:val="es-ES"/>
        </w:rPr>
      </w:pPr>
      <w:bookmarkStart w:id="18" w:name="_Toc506372348"/>
      <w:bookmarkStart w:id="19" w:name="temperatura-2"/>
      <w:bookmarkEnd w:id="19"/>
      <w:r>
        <w:rPr>
          <w:lang w:val="es-ES"/>
          <w:rPrChange w:id="0" w:author="Carolina Vera" w:date="2018-02-14T11:51:00Z"/>
        </w:rPr>
        <w:t>Temperatura</w:t>
      </w:r>
      <w:bookmarkEnd w:id="18"/>
    </w:p>
    <w:p>
      <w:pPr>
        <w:pStyle w:val="FirstParagraph"/>
        <w:rPr>
          <w:lang w:val="es-ES"/>
        </w:rPr>
      </w:pPr>
      <w:r>
        <w:rPr>
          <w:lang w:val="es-ES"/>
          <w:rPrChange w:id="0" w:author="Carolina Vera" w:date="2018-02-14T11:51:00Z"/>
        </w:rPr>
        <w:t>ONo hay casi diferencia entre las corridas.</w:t>
      </w:r>
    </w:p>
    <w:p>
      <w:pPr>
        <w:pStyle w:val="FigurewithCaption"/>
        <w:rPr/>
      </w:pPr>
      <w:r>
        <w:rPr/>
        <w:drawing>
          <wp:inline distT="0" distB="0" distL="0" distR="0">
            <wp:extent cx="5334000" cy="3618865"/>
            <wp:effectExtent l="0" t="0" r="0" b="0"/>
            <wp:docPr id="11" name="Image10" descr="Temperatura media en 850hPa. - fig:t-sp-runs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Temperatura media en 850hPa. - fig:t-sp-runs - SÓLO BORRADOR"/>
                    <pic:cNvPicPr>
                      <a:picLocks noChangeAspect="1" noChangeArrowheads="1"/>
                    </pic:cNvPicPr>
                  </pic:nvPicPr>
                  <pic:blipFill>
                    <a:blip r:embed="rId1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Temperatu</w:t>
      </w:r>
      <w:bookmarkStart w:id="20" w:name="_GoBack"/>
      <w:bookmarkEnd w:id="20"/>
      <w:r>
        <w:rPr>
          <w:lang w:val="es-ES"/>
          <w:rPrChange w:id="0" w:author="Carolina Vera" w:date="2018-02-14T11:51:00Z"/>
        </w:rPr>
        <w:t>ra media en 850hPa. - fig:t-sp-runs - SÓLO BORRADOR</w:t>
      </w:r>
    </w:p>
    <w:p>
      <w:pPr>
        <w:pStyle w:val="FigurewithCaption"/>
        <w:rPr/>
      </w:pPr>
      <w:r>
        <w:rPr/>
        <w:drawing>
          <wp:inline distT="0" distB="0" distL="0" distR="0">
            <wp:extent cx="5334000" cy="3618865"/>
            <wp:effectExtent l="0" t="0" r="0" b="0"/>
            <wp:docPr id="12" name="Image11" descr="Temperatura media en 850hPa. - fig:tz-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Temperatura media en 850hPa. - fig:tz-sp-runs"/>
                    <pic:cNvPicPr>
                      <a:picLocks noChangeAspect="1" noChangeArrowheads="1"/>
                    </pic:cNvPicPr>
                  </pic:nvPicPr>
                  <pic:blipFill>
                    <a:blip r:embed="rId1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Temperatura media en 850hPa. - fig:tz-sp-runs</w:t>
      </w:r>
    </w:p>
    <w:p>
      <w:pPr>
        <w:pStyle w:val="Heading3"/>
        <w:rPr/>
      </w:pPr>
      <w:bookmarkStart w:id="21" w:name="_Toc506372349"/>
      <w:bookmarkStart w:id="22" w:name="viento-zonal-2"/>
      <w:bookmarkEnd w:id="22"/>
      <w:r>
        <w:rPr/>
        <w:t>Viento zonal</w:t>
      </w:r>
      <w:bookmarkEnd w:id="21"/>
    </w:p>
    <w:p>
      <w:pPr>
        <w:pStyle w:val="FigurewithCaption"/>
        <w:rPr/>
      </w:pPr>
      <w:r>
        <w:rPr/>
        <w:drawing>
          <wp:inline distT="0" distB="0" distL="0" distR="0">
            <wp:extent cx="5334000" cy="3618865"/>
            <wp:effectExtent l="0" t="0" r="0" b="0"/>
            <wp:docPr id="13" name="Image12" descr="Diferencia control - corrida para U. - fig:u-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Diferencia control - corrida para U. - fig:u-dif-sp-runs"/>
                    <pic:cNvPicPr>
                      <a:picLocks noChangeAspect="1" noChangeArrowheads="1"/>
                    </pic:cNvPicPr>
                  </pic:nvPicPr>
                  <pic:blipFill>
                    <a:blip r:embed="rId14"/>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control - corrida para U. - fig:u-dif-sp-runs</w:t>
      </w:r>
    </w:p>
    <w:p>
      <w:pPr>
        <w:pStyle w:val="Heading3"/>
        <w:rPr/>
      </w:pPr>
      <w:bookmarkStart w:id="23" w:name="_Toc506372350"/>
      <w:bookmarkStart w:id="24" w:name="funcion-corriente-3"/>
      <w:bookmarkEnd w:id="24"/>
      <w:r>
        <w:rPr/>
        <w:t>Función corriente</w:t>
      </w:r>
      <w:bookmarkEnd w:id="23"/>
    </w:p>
    <w:p>
      <w:pPr>
        <w:pStyle w:val="FigurewithCaption"/>
        <w:rPr/>
      </w:pPr>
      <w:r>
        <w:rPr/>
        <w:drawing>
          <wp:inline distT="0" distB="0" distL="0" distR="0">
            <wp:extent cx="5334000" cy="3618865"/>
            <wp:effectExtent l="0" t="0" r="0" b="0"/>
            <wp:docPr id="14" name="Image13" descr="Diferencia en psi.z y flujos de acción de onda. - fig:psiz-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Diferencia en psi.z y flujos de acción de onda. - fig:psiz-dif-sp-runs"/>
                    <pic:cNvPicPr>
                      <a:picLocks noChangeAspect="1" noChangeArrowheads="1"/>
                    </pic:cNvPicPr>
                  </pic:nvPicPr>
                  <pic:blipFill>
                    <a:blip r:embed="rId1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Diferencia en psi.z y flujos de acción de onda. - fig:psiz-dif-sp-runs</w:t>
      </w:r>
    </w:p>
    <w:p>
      <w:pPr>
        <w:pStyle w:val="Heading3"/>
        <w:rPr/>
      </w:pPr>
      <w:bookmarkStart w:id="25" w:name="_Toc506372351"/>
      <w:bookmarkStart w:id="26" w:name="onda-3-2"/>
      <w:bookmarkEnd w:id="26"/>
      <w:r>
        <w:rPr/>
        <w:t>Onda 3</w:t>
      </w:r>
      <w:bookmarkEnd w:id="25"/>
    </w:p>
    <w:p>
      <w:pPr>
        <w:pStyle w:val="FigurewithCaption"/>
        <w:rPr/>
      </w:pPr>
      <w:r>
        <w:rPr/>
        <w:drawing>
          <wp:inline distT="0" distB="0" distL="0" distR="0">
            <wp:extent cx="5334000" cy="4523105"/>
            <wp:effectExtent l="0" t="0" r="0" b="0"/>
            <wp:docPr id="15" name="Image14" descr="Amplitud media de la onda 3 para cada corrida. - fig:ampl-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Amplitud media de la onda 3 para cada corrida. - fig:ampl-sp-runs"/>
                    <pic:cNvPicPr>
                      <a:picLocks noChangeAspect="1" noChangeArrowheads="1"/>
                    </pic:cNvPicPr>
                  </pic:nvPicPr>
                  <pic:blipFill>
                    <a:blip r:embed="rId16"/>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1:00Z"/>
        </w:rPr>
        <w:t>Amplitud media de la onda 3 para cada corrida. - fig:ampl-sp-runs</w:t>
      </w:r>
    </w:p>
    <w:p>
      <w:pPr>
        <w:pStyle w:val="FigurewithCaption"/>
        <w:rPr/>
      </w:pPr>
      <w:r>
        <w:rPr/>
        <w:drawing>
          <wp:inline distT="0" distB="0" distL="0" distR="0">
            <wp:extent cx="5334000" cy="4523105"/>
            <wp:effectExtent l="0" t="0" r="0" b="0"/>
            <wp:docPr id="16" name="Image15" descr="Diferencia de amplitud entre la corrida control y cada corrida. - fig:ampl-dif-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Diferencia de amplitud entre la corrida control y cada corrida. - fig:ampl-dif-sp-runs"/>
                    <pic:cNvPicPr>
                      <a:picLocks noChangeAspect="1" noChangeArrowheads="1"/>
                    </pic:cNvPicPr>
                  </pic:nvPicPr>
                  <pic:blipFill>
                    <a:blip r:embed="rId17"/>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1:00Z"/>
        </w:rPr>
        <w:t>Diferencia de amplitud entre la corrida control y cada corrida. - fig:ampl-dif-sp-runs</w:t>
      </w:r>
    </w:p>
    <w:p>
      <w:pPr>
        <w:pStyle w:val="FigurewithCaption"/>
        <w:rPr/>
      </w:pPr>
      <w:r>
        <w:rPr/>
        <w:drawing>
          <wp:inline distT="0" distB="0" distL="0" distR="0">
            <wp:extent cx="5334000" cy="3618865"/>
            <wp:effectExtent l="0" t="0" r="0" b="0"/>
            <wp:docPr id="17" name="Image16" descr="Ciclo anual de amplitud de onda 3. - fig:index-sp-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Ciclo anual de amplitud de onda 3. - fig:index-sp-boxplot"/>
                    <pic:cNvPicPr>
                      <a:picLocks noChangeAspect="1" noChangeArrowheads="1"/>
                    </pic:cNvPicPr>
                  </pic:nvPicPr>
                  <pic:blipFill>
                    <a:blip r:embed="rId18"/>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Ciclo anual de amplitud de onda 3. - fig:index-sp-boxplot</w:t>
      </w:r>
    </w:p>
    <w:p>
      <w:pPr>
        <w:pStyle w:val="Heading2"/>
        <w:rPr/>
      </w:pPr>
      <w:bookmarkStart w:id="27" w:name="_Toc506372352"/>
      <w:bookmarkStart w:id="28" w:name="regresion"/>
      <w:bookmarkEnd w:id="28"/>
      <w:r>
        <w:rPr/>
        <w:t>Regresión</w:t>
      </w:r>
      <w:bookmarkEnd w:id="27"/>
    </w:p>
    <w:p>
      <w:pPr>
        <w:pStyle w:val="FigurewithCaption"/>
        <w:rPr/>
      </w:pPr>
      <w:r>
        <w:rPr/>
        <w:drawing>
          <wp:inline distT="0" distB="0" distL="0" distR="0">
            <wp:extent cx="5334000" cy="3618865"/>
            <wp:effectExtent l="0" t="0" r="0" b="0"/>
            <wp:docPr id="18" name="Image17" descr="Regresión en función corriente. - fig:regr-psi-sp-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Regresión en función corriente. - fig:regr-psi-sp-runs"/>
                    <pic:cNvPicPr>
                      <a:picLocks noChangeAspect="1" noChangeArrowheads="1"/>
                    </pic:cNvPicPr>
                  </pic:nvPicPr>
                  <pic:blipFill>
                    <a:blip r:embed="rId19"/>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1:00Z"/>
        </w:rPr>
        <w:t>Regresión en función corriente. - fig:regr-psi-sp-runs</w:t>
      </w:r>
    </w:p>
    <w:p>
      <w:pPr>
        <w:pStyle w:val="Heading2"/>
        <w:rPr/>
      </w:pPr>
      <w:bookmarkStart w:id="29" w:name="_Toc506372353"/>
      <w:bookmarkStart w:id="30" w:name="cosas-inesperadas"/>
      <w:bookmarkEnd w:id="30"/>
      <w:r>
        <w:rPr/>
        <w:t>Cosas inesperadas…</w:t>
      </w:r>
      <w:bookmarkEnd w:id="29"/>
    </w:p>
    <w:p>
      <w:pPr>
        <w:pStyle w:val="Compact"/>
        <w:numPr>
          <w:ilvl w:val="0"/>
          <w:numId w:val="1"/>
        </w:numPr>
        <w:rPr/>
      </w:pPr>
      <w:r>
        <w:rPr/>
        <w:t>??</w:t>
      </w:r>
    </w:p>
    <w:p>
      <w:pPr>
        <w:pStyle w:val="Compact"/>
        <w:numPr>
          <w:ilvl w:val="0"/>
          <w:numId w:val="1"/>
        </w:numPr>
        <w:rPr/>
      </w:pPr>
      <w:r>
        <w:rPr/>
        <w:t>protif!</w:t>
      </w:r>
    </w:p>
    <w:p>
      <w:pPr>
        <w:pStyle w:val="Heading1"/>
        <w:rPr/>
      </w:pPr>
      <w:bookmarkStart w:id="31" w:name="_Toc506372354"/>
      <w:bookmarkStart w:id="32" w:name="conclusiones"/>
      <w:bookmarkEnd w:id="32"/>
      <w:r>
        <w:rPr/>
        <w:t>Conclusiones</w:t>
      </w:r>
      <w:bookmarkEnd w:id="31"/>
    </w:p>
    <w:p>
      <w:pPr>
        <w:pStyle w:val="Heading1"/>
        <w:rPr/>
      </w:pPr>
      <w:bookmarkStart w:id="33" w:name="_Toc506372355"/>
      <w:bookmarkStart w:id="34" w:name="agradecimientos"/>
      <w:bookmarkEnd w:id="34"/>
      <w:r>
        <w:rPr/>
        <w:t>Agradecimientos</w:t>
      </w:r>
      <w:bookmarkEnd w:id="33"/>
    </w:p>
    <w:p>
      <w:pPr>
        <w:pStyle w:val="Heading1"/>
        <w:rPr/>
      </w:pPr>
      <w:bookmarkStart w:id="35" w:name="_Toc506372356"/>
      <w:bookmarkStart w:id="36" w:name="referencias"/>
      <w:bookmarkEnd w:id="36"/>
      <w:r>
        <w:rPr/>
        <w:t>Referencias</w:t>
      </w:r>
      <w:bookmarkEnd w:id="35"/>
    </w:p>
    <w:p>
      <w:pPr>
        <w:pStyle w:val="Bibliography"/>
        <w:rPr/>
      </w:pPr>
      <w:r>
        <w:rPr>
          <w:lang w:val="es-ES"/>
        </w:rPr>
        <w:t xml:space="preserve">Berbery, E H, J Nogués-Paegle, y J D Horel. </w:t>
      </w:r>
      <w:r>
        <w:rPr/>
        <w:t>1992. «Wavelike southern hemisphere extratropical teleconnections». doi:</w:t>
      </w:r>
      <w:hyperlink r:id="rId20">
        <w:r>
          <w:rPr>
            <w:rStyle w:val="InternetLink"/>
          </w:rPr>
          <w:t>DOI: 10.1175/1520-0469(1992)049&lt;0155:WSHET&gt;2.0.CO;2</w:t>
        </w:r>
      </w:hyperlink>
      <w:r>
        <w:rPr/>
        <w:t>.</w:t>
      </w:r>
    </w:p>
    <w:p>
      <w:pPr>
        <w:pStyle w:val="Bibliography"/>
        <w:rPr/>
      </w:pPr>
      <w:r>
        <w:rPr/>
        <w:t xml:space="preserve">James, I. N. 1994. </w:t>
      </w:r>
      <w:r>
        <w:rPr>
          <w:i/>
        </w:rPr>
        <w:t>Introduction to circulating atmospheres</w:t>
      </w:r>
      <w:r>
        <w:rPr/>
        <w:t>. Cambridge: Cambridge University Press. doi:</w:t>
      </w:r>
      <w:hyperlink r:id="rId21">
        <w:r>
          <w:rPr>
            <w:rStyle w:val="InternetLink"/>
          </w:rPr>
          <w:t>10.1017/CBO9780511622977</w:t>
        </w:r>
      </w:hyperlink>
      <w:r>
        <w:rPr/>
        <w:t>.</w:t>
      </w:r>
    </w:p>
    <w:p>
      <w:pPr>
        <w:pStyle w:val="Bibliography"/>
        <w:rPr/>
      </w:pPr>
      <w:r>
        <w:rPr>
          <w:lang w:val="es-ES"/>
        </w:rPr>
        <w:t xml:space="preserve">Quintanar, Arturo I., y Carlos R. Mechoso. </w:t>
      </w:r>
      <w:r>
        <w:rPr/>
        <w:t xml:space="preserve">1995. «Quasi-Stationary Waves in the Southern Hemisphere. Part II: Generation Mechanisms». </w:t>
      </w:r>
      <w:r>
        <w:rPr>
          <w:i/>
        </w:rPr>
        <w:t>Journal of Climate</w:t>
      </w:r>
      <w:r>
        <w:rPr/>
        <w:t xml:space="preserve"> 8 (11): 2673-90. doi:</w:t>
      </w:r>
      <w:hyperlink r:id="rId22">
        <w:r>
          <w:rPr>
            <w:rStyle w:val="InternetLink"/>
          </w:rPr>
          <w:t>10.1175/1520-0442(1995)008&lt;2673:QSWITS&gt;2.0.CO;2</w:t>
        </w:r>
      </w:hyperlink>
      <w:r>
        <w:rPr/>
        <w:t>.</w:t>
      </w:r>
    </w:p>
    <w:p>
      <w:pPr>
        <w:pStyle w:val="Bibliography"/>
        <w:rPr/>
      </w:pPr>
      <w:r>
        <w:rPr>
          <w:lang w:val="es-ES"/>
        </w:rPr>
        <w:t xml:space="preserve">Trenberth, Kevin E., y K. C. Mo. 1985. </w:t>
      </w:r>
      <w:r>
        <w:rPr/>
        <w:t>«Blocking in the Southern Hemisphere». doi:</w:t>
      </w:r>
      <w:hyperlink r:id="rId23">
        <w:r>
          <w:rPr>
            <w:rStyle w:val="InternetLink"/>
          </w:rPr>
          <w:t>10.1175/1520-0493(1985)113&lt;0003:BITSH&gt;2.0.CO;2</w:t>
        </w:r>
      </w:hyperlink>
      <w:r>
        <w:rPr/>
        <w:t>.</w:t>
      </w:r>
    </w:p>
    <w:p>
      <w:pPr>
        <w:pStyle w:val="Bibliography"/>
        <w:rPr/>
      </w:pPr>
      <w:r>
        <w:rPr>
          <w:lang w:val="es-ES"/>
        </w:rPr>
        <w:t xml:space="preserve">Vera, Carolina, Gabriel Silvestri, Vicente Barros, y Andrea Carril. </w:t>
      </w:r>
      <w:r>
        <w:rPr/>
        <w:t xml:space="preserve">2004. «Differences in El Niño response over the Southern Hemisphere». </w:t>
      </w:r>
      <w:r>
        <w:rPr>
          <w:i/>
        </w:rPr>
        <w:t>Journal of Climate</w:t>
      </w:r>
      <w:r>
        <w:rPr/>
        <w:t xml:space="preserve"> 17 (9): 1741-53. doi:</w:t>
      </w:r>
      <w:hyperlink r:id="rId24">
        <w:r>
          <w:rPr>
            <w:rStyle w:val="InternetLink"/>
          </w:rPr>
          <w:t>10.1175/1520-0442(2004)017&lt;1741:DIENRO&gt;2.0.CO;2</w:t>
        </w:r>
      </w:hyperlink>
      <w:r>
        <w:rPr/>
        <w:t>.</w:t>
      </w:r>
    </w:p>
    <w:p>
      <w:pPr>
        <w:pStyle w:val="Bibliography"/>
        <w:spacing w:before="0" w:after="200"/>
        <w:rPr/>
      </w:pPr>
      <w:ins w:id="133" w:author="Carolina Vera" w:date="2018-02-14T12:15:00Z">
        <w:r>
          <w:rPr/>
          <w:t>Vera, C., W. Higgins, J. Amador, T. Ambrizzi, R. Garreaud, D. Gochis, D. Gutzler, D. Lettenmaier, J. Marengo,  C. R. Mechoso, J. Nogues-Paegle, P. L. Silva Dias, and C. Zhang, 2006: Toward a Unified View of the American Monsoon Systems. J. Climate, Vol. 19, 4977–5000.</w:t>
        </w:r>
      </w:ins>
    </w:p>
    <w:sectPr>
      <w:type w:val="nextPage"/>
      <w:pgSz w:w="12240" w:h="15840"/>
      <w:pgMar w:left="1701" w:right="1701" w:header="0" w:top="1417"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olina Vera" w:date="2018-02-18T17:55:00Z" w:initials="CV">
    <w:p>
      <w:r>
        <w:rPr>
          <w:rFonts w:ascii="Liberation Serif" w:hAnsi="Liberation Serif" w:eastAsia="DejaVu Sans" w:cs="DejaVu Sans"/>
          <w:color w:val="auto"/>
          <w:lang w:val="es-ES" w:eastAsia="en-US" w:bidi="en-US"/>
        </w:rPr>
        <w:t xml:space="preserve">esto lo tenés que decir antes en el capítulo de datos y medotologia cuando describis la características del modelo. </w:t>
      </w:r>
    </w:p>
  </w:comment>
  <w:comment w:id="1" w:author="Carolina Vera" w:date="2018-02-18T18:10:00Z" w:initials="CV">
    <w:p>
      <w:r>
        <w:rPr>
          <w:rFonts w:ascii="Liberation Serif" w:hAnsi="Liberation Serif" w:eastAsia="DejaVu Sans" w:cs="DejaVu Sans"/>
          <w:color w:val="auto"/>
          <w:lang w:val="en-US" w:eastAsia="en-US" w:bidi="en-US"/>
        </w:rPr>
        <w:t>siempre todo en mayusculas</w:t>
      </w:r>
    </w:p>
  </w:comment>
  <w:comment w:id="2" w:author="Carolina Vera" w:date="2018-02-18T18:12:00Z" w:initials="CV">
    <w:p>
      <w:r>
        <w:rPr>
          <w:rFonts w:ascii="Liberation Serif" w:hAnsi="Liberation Serif" w:eastAsia="DejaVu Sans" w:cs="DejaVu Sans"/>
          <w:color w:val="auto"/>
          <w:lang w:val="es-ES" w:eastAsia="en-US" w:bidi="en-US"/>
        </w:rPr>
        <w:t>antes de ir a losnumeros deci si en otoño y primavera es mas intenso como elinvierno o mas debil como el verano</w:t>
      </w:r>
    </w:p>
  </w:comment>
  <w:comment w:id="3" w:author="Carolina Vera" w:date="2018-02-18T18:15:00Z" w:initials="CV">
    <w:p>
      <w:r>
        <w:rPr>
          <w:rFonts w:ascii="Liberation Serif" w:hAnsi="Liberation Serif" w:eastAsia="DejaVu Sans" w:cs="DejaVu Sans"/>
          <w:color w:val="auto"/>
          <w:lang w:val="en-US" w:eastAsia="en-US" w:bidi="en-US"/>
        </w:rPr>
        <w:t>qué quiere decir ésto? aclaralo</w:t>
      </w:r>
    </w:p>
  </w:comment>
  <w:comment w:id="4" w:author="Carolina Vera" w:date="2018-02-18T18:16:00Z" w:initials="CV">
    <w:p>
      <w:r>
        <w:rPr>
          <w:rFonts w:ascii="Liberation Serif" w:hAnsi="Liberation Serif" w:eastAsia="DejaVu Sans" w:cs="DejaVu Sans"/>
          <w:color w:val="auto"/>
          <w:lang w:val="es-ES" w:eastAsia="en-US" w:bidi="en-US"/>
        </w:rPr>
        <w:t>mejor segui diciendo NCEP, como venias diciendo.</w:t>
      </w:r>
    </w:p>
  </w:comment>
  <w:comment w:id="5" w:author="Carolina Vera" w:date="2018-02-18T18:26:00Z" w:initials="CV">
    <w:p>
      <w:r>
        <w:rPr>
          <w:rFonts w:ascii="Liberation Serif" w:hAnsi="Liberation Serif" w:eastAsia="DejaVu Sans" w:cs="DejaVu Sans"/>
          <w:color w:val="auto"/>
          <w:lang w:val="es-ES" w:eastAsia="en-US" w:bidi="en-US"/>
        </w:rPr>
        <w:t>OJO, la figura tiene solo 850. Explica primero este nivel en forma separada. Explica despues en forma comparativa lo quepasa en otro niveles,aclarando que no se muestran.</w:t>
      </w:r>
    </w:p>
  </w:comment>
  <w:comment w:id="6" w:author="Carolina Vera" w:date="2018-02-18T18:30:00Z" w:initials="CV">
    <w:p>
      <w:r>
        <w:rPr>
          <w:rFonts w:ascii="Liberation Serif" w:hAnsi="Liberation Serif" w:eastAsia="DejaVu Sans" w:cs="DejaVu Sans"/>
          <w:color w:val="auto"/>
          <w:lang w:val="es-ES" w:eastAsia="en-US" w:bidi="en-US"/>
        </w:rPr>
        <w:t>La figura muestr 850 y 200 y vos discutis extensamente en el texto500 que nose muestra. Discuti como con la temp media primero lo que se muestra en la figura ydepue discuti comparativamente lo de los niveles que no se muestran.</w:t>
      </w:r>
    </w:p>
  </w:comment>
  <w:comment w:id="7" w:author="Carolina Vera" w:date="2018-02-18T18:34:00Z" w:initials="CV">
    <w:p>
      <w:r>
        <w:rPr>
          <w:rFonts w:ascii="Liberation Serif" w:hAnsi="Liberation Serif" w:eastAsia="DejaVu Sans" w:cs="DejaVu Sans"/>
          <w:color w:val="auto"/>
          <w:lang w:val="es-ES" w:eastAsia="en-US" w:bidi="en-US"/>
        </w:rPr>
        <w:t xml:space="preserve">ojo que en las observaciones seconsidera que en verano el jet que se observa es el subtropical jet o jet subpolar.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name w:val="Footnote Characters"/>
    <w:basedOn w:val="DescripcinCar"/>
    <w:qFormat/>
    <w:rPr>
      <w:vertAlign w:val="superscript"/>
    </w:rPr>
  </w:style>
  <w:style w:type="character" w:styleId="FootnoteAnchor">
    <w:name w:val="Footnote Anchor"/>
    <w:rPr>
      <w:vertAlign w:val="superscript"/>
    </w:rPr>
  </w:style>
  <w:style w:type="character" w:styleId="InternetLink">
    <w:name w:val="Internet Link"/>
    <w:basedOn w:val="DescripcinCar"/>
    <w:uiPriority w:val="99"/>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3358b3"/>
    <w:rPr>
      <w:sz w:val="16"/>
      <w:szCs w:val="16"/>
    </w:rPr>
  </w:style>
  <w:style w:type="character" w:styleId="TextocomentarioCar" w:customStyle="1">
    <w:name w:val="Texto comentario Car"/>
    <w:basedOn w:val="DefaultParagraphFont"/>
    <w:link w:val="Textocomentario"/>
    <w:qFormat/>
    <w:rsid w:val="003358b3"/>
    <w:rPr>
      <w:sz w:val="20"/>
      <w:szCs w:val="20"/>
    </w:rPr>
  </w:style>
  <w:style w:type="character" w:styleId="AsuntodelcomentarioCar" w:customStyle="1">
    <w:name w:val="Asunto del comentario Car"/>
    <w:basedOn w:val="TextocomentarioCar"/>
    <w:link w:val="Asuntodelcomentario"/>
    <w:semiHidden/>
    <w:qFormat/>
    <w:rsid w:val="003358b3"/>
    <w:rPr>
      <w:b/>
      <w:bCs/>
      <w:sz w:val="20"/>
      <w:szCs w:val="20"/>
    </w:rPr>
  </w:style>
  <w:style w:type="character" w:styleId="TextodegloboCar" w:customStyle="1">
    <w:name w:val="Texto de globo Car"/>
    <w:basedOn w:val="DefaultParagraphFont"/>
    <w:link w:val="Textodeglobo"/>
    <w:semiHidden/>
    <w:qFormat/>
    <w:rsid w:val="003358b3"/>
    <w:rPr>
      <w:rFonts w:ascii="Segoe UI" w:hAnsi="Segoe UI" w:cs="Segoe UI"/>
      <w:sz w:val="18"/>
      <w:szCs w:val="18"/>
    </w:rPr>
  </w:style>
  <w:style w:type="character" w:styleId="TextoindependienteCar" w:customStyle="1">
    <w:name w:val="Texto independiente Car"/>
    <w:basedOn w:val="DefaultParagraphFont"/>
    <w:link w:val="Textoindependiente"/>
    <w:qFormat/>
    <w:rsid w:val="00ef401d"/>
    <w:rPr/>
  </w:style>
  <w:style w:type="character" w:styleId="ListLabel1">
    <w:name w:val="ListLabel 1"/>
    <w:qFormat/>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TextoindependienteCar"/>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DescripcinC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Contents1">
    <w:name w:val="TOC 1"/>
    <w:basedOn w:val="Normal"/>
    <w:next w:val="Normal"/>
    <w:autoRedefine/>
    <w:uiPriority w:val="39"/>
    <w:unhideWhenUsed/>
    <w:rsid w:val="003358b3"/>
    <w:pPr>
      <w:tabs>
        <w:tab w:val="right" w:pos="8828" w:leader="dot"/>
      </w:tabs>
      <w:spacing w:before="0" w:after="100"/>
    </w:pPr>
    <w:rPr/>
  </w:style>
  <w:style w:type="paragraph" w:styleId="Contents2">
    <w:name w:val="TOC 2"/>
    <w:basedOn w:val="Normal"/>
    <w:next w:val="Normal"/>
    <w:autoRedefine/>
    <w:uiPriority w:val="39"/>
    <w:unhideWhenUsed/>
    <w:rsid w:val="003358b3"/>
    <w:pPr>
      <w:tabs>
        <w:tab w:val="right" w:pos="8828" w:leader="dot"/>
      </w:tabs>
      <w:spacing w:before="0" w:after="100"/>
      <w:ind w:left="240" w:hanging="0"/>
    </w:pPr>
    <w:rPr/>
  </w:style>
  <w:style w:type="paragraph" w:styleId="Contents3">
    <w:name w:val="TOC 3"/>
    <w:basedOn w:val="Normal"/>
    <w:next w:val="Normal"/>
    <w:autoRedefine/>
    <w:uiPriority w:val="39"/>
    <w:unhideWhenUsed/>
    <w:rsid w:val="003358b3"/>
    <w:pPr>
      <w:spacing w:before="0" w:after="100"/>
      <w:ind w:left="480" w:hanging="0"/>
    </w:pPr>
    <w:rPr/>
  </w:style>
  <w:style w:type="paragraph" w:styleId="Annotationtext">
    <w:name w:val="annotation text"/>
    <w:basedOn w:val="Normal"/>
    <w:link w:val="TextocomentarioCar"/>
    <w:unhideWhenUsed/>
    <w:qFormat/>
    <w:rsid w:val="003358b3"/>
    <w:pPr/>
    <w:rPr>
      <w:sz w:val="20"/>
      <w:szCs w:val="20"/>
    </w:rPr>
  </w:style>
  <w:style w:type="paragraph" w:styleId="Annotationsubject">
    <w:name w:val="annotation subject"/>
    <w:basedOn w:val="Annotationtext"/>
    <w:link w:val="AsuntodelcomentarioCar"/>
    <w:semiHidden/>
    <w:unhideWhenUsed/>
    <w:qFormat/>
    <w:rsid w:val="003358b3"/>
    <w:pPr/>
    <w:rPr>
      <w:b/>
      <w:bCs/>
    </w:rPr>
  </w:style>
  <w:style w:type="paragraph" w:styleId="Revision">
    <w:name w:val="Revision"/>
    <w:semiHidden/>
    <w:qFormat/>
    <w:rsid w:val="003358b3"/>
    <w:pPr>
      <w:widowControl/>
      <w:bidi w:val="0"/>
      <w:spacing w:before="0" w:after="0"/>
      <w:jc w:val="left"/>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BalloonText">
    <w:name w:val="Balloon Text"/>
    <w:basedOn w:val="Normal"/>
    <w:link w:val="TextodegloboCar"/>
    <w:semiHidden/>
    <w:unhideWhenUsed/>
    <w:qFormat/>
    <w:rsid w:val="003358b3"/>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doi.org/DOI: 10.1175/1520-0469(1992)049&lt;0155:WSHET&gt;2.0.CO;2" TargetMode="External"/><Relationship Id="rId21" Type="http://schemas.openxmlformats.org/officeDocument/2006/relationships/hyperlink" Target="https://doi.org/10.1017/CBO9780511622977" TargetMode="External"/><Relationship Id="rId22" Type="http://schemas.openxmlformats.org/officeDocument/2006/relationships/hyperlink" Target="https://doi.org/10.1175/1520-0442(1995)008&lt;2673:QSWITS&gt;2.0.CO;2" TargetMode="External"/><Relationship Id="rId23" Type="http://schemas.openxmlformats.org/officeDocument/2006/relationships/hyperlink" Target="https://doi.org/10.1175/1520-0493(1985)113&lt;0003:BITSH&gt;2.0.CO;2" TargetMode="External"/><Relationship Id="rId24" Type="http://schemas.openxmlformats.org/officeDocument/2006/relationships/hyperlink" Target="https://doi.org/10.1175/1520-0442(2004)017&lt;1741:DIENRO&gt;2.0.CO;2" TargetMode="Externa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Application>LibreOffice/6.0.1.1$Linux_X86_64 LibreOffice_project/00m0$Build-1</Application>
  <Pages>18</Pages>
  <Words>1512</Words>
  <Characters>8263</Characters>
  <CharactersWithSpaces>9722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2018-02-18T16:24:00Z</dcterms:created>
  <dc:creator>Elio Campitelli</dc:creator>
  <dc:description/>
  <dc:language>en-US</dc:language>
  <cp:lastModifiedBy/>
  <dcterms:modified xsi:type="dcterms:W3CDTF">2018-02-24T21:50:40Z</dcterms:modified>
  <cp:revision>11</cp:revision>
  <dc:subject/>
  <dc:title>Tesis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